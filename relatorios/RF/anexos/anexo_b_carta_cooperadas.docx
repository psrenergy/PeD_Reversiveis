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002AAA" w14:textId="77777777" w:rsidR="0093289C" w:rsidRPr="0093289C" w:rsidRDefault="0093289C" w:rsidP="0093289C">
      <w:pPr>
        <w:pStyle w:val="PargrafodaLista"/>
        <w:keepNext/>
        <w:numPr>
          <w:ilvl w:val="0"/>
          <w:numId w:val="1"/>
        </w:numPr>
        <w:tabs>
          <w:tab w:val="left" w:pos="576"/>
        </w:tabs>
        <w:spacing w:before="0" w:after="60"/>
        <w:contextualSpacing w:val="0"/>
        <w:outlineLvl w:val="0"/>
        <w:rPr>
          <w:rFonts w:ascii="Myriad Pro" w:hAnsi="Myriad Pro" w:cs="Arial"/>
          <w:b/>
          <w:bCs/>
          <w:caps/>
          <w:vanish/>
          <w:kern w:val="32"/>
          <w:sz w:val="25"/>
          <w:szCs w:val="32"/>
        </w:rPr>
      </w:pPr>
    </w:p>
    <w:p w14:paraId="5E0EAE89" w14:textId="77777777" w:rsidR="0093289C" w:rsidRPr="0093289C" w:rsidRDefault="0093289C" w:rsidP="0093289C">
      <w:pPr>
        <w:pStyle w:val="PargrafodaLista"/>
        <w:keepNext/>
        <w:numPr>
          <w:ilvl w:val="0"/>
          <w:numId w:val="1"/>
        </w:numPr>
        <w:tabs>
          <w:tab w:val="left" w:pos="576"/>
        </w:tabs>
        <w:spacing w:before="0" w:after="60"/>
        <w:contextualSpacing w:val="0"/>
        <w:outlineLvl w:val="0"/>
        <w:rPr>
          <w:rFonts w:ascii="Myriad Pro" w:hAnsi="Myriad Pro" w:cs="Arial"/>
          <w:b/>
          <w:bCs/>
          <w:caps/>
          <w:vanish/>
          <w:kern w:val="32"/>
          <w:sz w:val="25"/>
          <w:szCs w:val="32"/>
        </w:rPr>
      </w:pPr>
    </w:p>
    <w:p w14:paraId="16436ADD" w14:textId="77777777" w:rsidR="0093289C" w:rsidRPr="0093289C" w:rsidRDefault="0093289C" w:rsidP="0093289C">
      <w:pPr>
        <w:pStyle w:val="PargrafodaLista"/>
        <w:keepNext/>
        <w:numPr>
          <w:ilvl w:val="1"/>
          <w:numId w:val="1"/>
        </w:numPr>
        <w:spacing w:before="240" w:after="60"/>
        <w:contextualSpacing w:val="0"/>
        <w:jc w:val="left"/>
        <w:outlineLvl w:val="1"/>
        <w:rPr>
          <w:rFonts w:ascii="Myriad Pro" w:hAnsi="Myriad Pro" w:cs="Arial"/>
          <w:b/>
          <w:bCs/>
          <w:iCs/>
          <w:vanish/>
          <w:sz w:val="23"/>
          <w:szCs w:val="28"/>
        </w:rPr>
      </w:pPr>
    </w:p>
    <w:p w14:paraId="20584DBF" w14:textId="77777777" w:rsidR="0093289C" w:rsidRPr="0093289C" w:rsidRDefault="0093289C" w:rsidP="0093289C">
      <w:pPr>
        <w:pStyle w:val="PargrafodaLista"/>
        <w:keepNext/>
        <w:numPr>
          <w:ilvl w:val="1"/>
          <w:numId w:val="1"/>
        </w:numPr>
        <w:spacing w:before="240" w:after="60"/>
        <w:contextualSpacing w:val="0"/>
        <w:jc w:val="left"/>
        <w:outlineLvl w:val="1"/>
        <w:rPr>
          <w:rFonts w:ascii="Myriad Pro" w:hAnsi="Myriad Pro" w:cs="Arial"/>
          <w:b/>
          <w:bCs/>
          <w:iCs/>
          <w:vanish/>
          <w:sz w:val="23"/>
          <w:szCs w:val="28"/>
        </w:rPr>
      </w:pPr>
    </w:p>
    <w:p w14:paraId="27810CD1" w14:textId="77777777" w:rsidR="0093289C" w:rsidRPr="0093289C" w:rsidRDefault="0093289C" w:rsidP="0093289C">
      <w:pPr>
        <w:pStyle w:val="PargrafodaLista"/>
        <w:keepNext/>
        <w:numPr>
          <w:ilvl w:val="1"/>
          <w:numId w:val="1"/>
        </w:numPr>
        <w:spacing w:before="240" w:after="60"/>
        <w:contextualSpacing w:val="0"/>
        <w:jc w:val="left"/>
        <w:outlineLvl w:val="1"/>
        <w:rPr>
          <w:rFonts w:ascii="Myriad Pro" w:hAnsi="Myriad Pro" w:cs="Arial"/>
          <w:b/>
          <w:bCs/>
          <w:iCs/>
          <w:vanish/>
          <w:sz w:val="23"/>
          <w:szCs w:val="28"/>
        </w:rPr>
      </w:pPr>
    </w:p>
    <w:p w14:paraId="54012653" w14:textId="23FE7E43" w:rsidR="00947E0D" w:rsidRPr="00947E0D" w:rsidRDefault="00947E0D" w:rsidP="00947E0D">
      <w:pPr>
        <w:rPr>
          <w:b/>
          <w:bCs/>
          <w:sz w:val="28"/>
          <w:szCs w:val="32"/>
          <w:lang w:val="en-US"/>
        </w:rPr>
      </w:pPr>
      <w:r w:rsidRPr="00947E0D">
        <w:rPr>
          <w:b/>
          <w:bCs/>
          <w:sz w:val="28"/>
          <w:szCs w:val="32"/>
          <w:lang w:val="en-US"/>
        </w:rPr>
        <w:t xml:space="preserve">Invitation for international cooperation </w:t>
      </w:r>
      <w:r>
        <w:rPr>
          <w:b/>
          <w:bCs/>
          <w:sz w:val="28"/>
          <w:szCs w:val="32"/>
          <w:lang w:val="en-US"/>
        </w:rPr>
        <w:t>on</w:t>
      </w:r>
      <w:r w:rsidRPr="00947E0D">
        <w:rPr>
          <w:b/>
          <w:bCs/>
          <w:sz w:val="28"/>
          <w:szCs w:val="32"/>
          <w:lang w:val="en-US"/>
        </w:rPr>
        <w:t xml:space="preserve"> pumped storage hydro</w:t>
      </w:r>
      <w:r w:rsidR="00C304CA">
        <w:rPr>
          <w:b/>
          <w:bCs/>
          <w:sz w:val="28"/>
          <w:szCs w:val="32"/>
          <w:lang w:val="en-US"/>
        </w:rPr>
        <w:t xml:space="preserve"> - R&amp;D</w:t>
      </w:r>
      <w:r>
        <w:rPr>
          <w:b/>
          <w:bCs/>
          <w:sz w:val="28"/>
          <w:szCs w:val="32"/>
          <w:lang w:val="en-US"/>
        </w:rPr>
        <w:t xml:space="preserve"> project</w:t>
      </w:r>
    </w:p>
    <w:p w14:paraId="17875593" w14:textId="3F370C22" w:rsidR="00255379" w:rsidRPr="005E7B2C" w:rsidRDefault="00FF6663" w:rsidP="00E54F10">
      <w:pPr>
        <w:rPr>
          <w:lang w:val="en-US"/>
        </w:rPr>
      </w:pPr>
      <w:r w:rsidRPr="005E7B2C">
        <w:rPr>
          <w:lang w:val="en-US"/>
        </w:rPr>
        <w:t>Dear</w:t>
      </w:r>
      <w:r w:rsidR="00947E0D">
        <w:rPr>
          <w:lang w:val="en-US"/>
        </w:rPr>
        <w:t xml:space="preserve"> Sirs</w:t>
      </w:r>
      <w:r w:rsidR="00255379" w:rsidRPr="005E7B2C">
        <w:rPr>
          <w:lang w:val="en-US"/>
        </w:rPr>
        <w:t>,</w:t>
      </w:r>
    </w:p>
    <w:p w14:paraId="32F8D726" w14:textId="0CFDA2C4" w:rsidR="00A62FD9" w:rsidRPr="009951D0" w:rsidRDefault="00F11190" w:rsidP="004D6153">
      <w:pPr>
        <w:rPr>
          <w:lang w:val="en-US"/>
        </w:rPr>
      </w:pPr>
      <w:r>
        <w:rPr>
          <w:lang w:val="en-US"/>
        </w:rPr>
        <w:t xml:space="preserve">PSR – a </w:t>
      </w:r>
      <w:r>
        <w:rPr>
          <w:lang w:val="en-US"/>
        </w:rPr>
        <w:t xml:space="preserve">Brazilian </w:t>
      </w:r>
      <w:r w:rsidR="00A62FD9">
        <w:rPr>
          <w:lang w:val="en-US"/>
        </w:rPr>
        <w:t>a</w:t>
      </w:r>
      <w:r>
        <w:rPr>
          <w:lang w:val="en-US"/>
        </w:rPr>
        <w:t xml:space="preserve">nalytics </w:t>
      </w:r>
      <w:r w:rsidR="00A62FD9">
        <w:rPr>
          <w:lang w:val="en-US"/>
        </w:rPr>
        <w:t>firm</w:t>
      </w:r>
      <w:r>
        <w:rPr>
          <w:lang w:val="en-US"/>
        </w:rPr>
        <w:t xml:space="preserve"> - is currently undertaking a </w:t>
      </w:r>
      <w:r w:rsidR="00513908" w:rsidRPr="00513908">
        <w:rPr>
          <w:lang w:val="en-US"/>
        </w:rPr>
        <w:t xml:space="preserve">R&amp;D </w:t>
      </w:r>
      <w:r w:rsidR="0005620D">
        <w:rPr>
          <w:lang w:val="en-US"/>
        </w:rPr>
        <w:t xml:space="preserve">project </w:t>
      </w:r>
      <w:r>
        <w:rPr>
          <w:lang w:val="en-US"/>
        </w:rPr>
        <w:t xml:space="preserve">with the utility of Rio de Janeiro and the Brazilian subsidiaries of </w:t>
      </w:r>
      <w:r w:rsidR="00513908" w:rsidRPr="00513908">
        <w:rPr>
          <w:lang w:val="en-US"/>
        </w:rPr>
        <w:t xml:space="preserve">EDF, </w:t>
      </w:r>
      <w:r w:rsidR="006C3B9E">
        <w:rPr>
          <w:lang w:val="en-US"/>
        </w:rPr>
        <w:t>ELERA</w:t>
      </w:r>
      <w:r w:rsidR="00C304CA">
        <w:rPr>
          <w:lang w:val="en-US"/>
        </w:rPr>
        <w:t>,</w:t>
      </w:r>
      <w:r w:rsidR="00C304CA" w:rsidRPr="00513908">
        <w:rPr>
          <w:lang w:val="en-US"/>
        </w:rPr>
        <w:t xml:space="preserve"> </w:t>
      </w:r>
      <w:r w:rsidR="00513908" w:rsidRPr="00513908">
        <w:rPr>
          <w:lang w:val="en-US"/>
        </w:rPr>
        <w:t>C</w:t>
      </w:r>
      <w:r>
        <w:rPr>
          <w:lang w:val="en-US"/>
        </w:rPr>
        <w:t>hina Three Gorges</w:t>
      </w:r>
      <w:r w:rsidR="00C304CA">
        <w:rPr>
          <w:lang w:val="en-US"/>
        </w:rPr>
        <w:t xml:space="preserve"> and Brazilian utility Light</w:t>
      </w:r>
      <w:r w:rsidR="00A62FD9">
        <w:rPr>
          <w:lang w:val="en-US"/>
        </w:rPr>
        <w:t>.</w:t>
      </w:r>
      <w:r>
        <w:rPr>
          <w:lang w:val="en-US"/>
        </w:rPr>
        <w:t xml:space="preserve"> </w:t>
      </w:r>
      <w:r w:rsidR="00A62FD9">
        <w:rPr>
          <w:lang w:val="en-US"/>
        </w:rPr>
        <w:t>C</w:t>
      </w:r>
      <w:r>
        <w:rPr>
          <w:lang w:val="en-US"/>
        </w:rPr>
        <w:t>ollectively</w:t>
      </w:r>
      <w:r w:rsidR="00C304CA">
        <w:rPr>
          <w:lang w:val="en-US"/>
        </w:rPr>
        <w:t>,</w:t>
      </w:r>
      <w:r>
        <w:rPr>
          <w:lang w:val="en-US"/>
        </w:rPr>
        <w:t xml:space="preserve"> </w:t>
      </w:r>
      <w:r w:rsidR="00A62FD9">
        <w:rPr>
          <w:lang w:val="en-US"/>
        </w:rPr>
        <w:t xml:space="preserve">the four companies </w:t>
      </w:r>
      <w:r>
        <w:rPr>
          <w:lang w:val="en-US"/>
        </w:rPr>
        <w:t xml:space="preserve">act as </w:t>
      </w:r>
      <w:r w:rsidR="00A62FD9">
        <w:rPr>
          <w:lang w:val="en-US"/>
        </w:rPr>
        <w:t xml:space="preserve">R&amp;D </w:t>
      </w:r>
      <w:r>
        <w:rPr>
          <w:lang w:val="en-US"/>
        </w:rPr>
        <w:t>sponsors</w:t>
      </w:r>
      <w:r w:rsidR="00A62FD9">
        <w:rPr>
          <w:lang w:val="en-US"/>
        </w:rPr>
        <w:t xml:space="preserve"> and the project was authorized by</w:t>
      </w:r>
      <w:r w:rsidR="00A62FD9" w:rsidRPr="007E6BDE">
        <w:rPr>
          <w:lang w:val="en-US"/>
        </w:rPr>
        <w:t xml:space="preserve"> </w:t>
      </w:r>
      <w:r w:rsidR="00A62FD9">
        <w:rPr>
          <w:lang w:val="en-US"/>
        </w:rPr>
        <w:t>ANEEL, the Brazilian electricity regulatory authority</w:t>
      </w:r>
      <w:r w:rsidR="004D6153" w:rsidRPr="0011660F">
        <w:rPr>
          <w:lang w:val="en-US"/>
        </w:rPr>
        <w:t xml:space="preserve">, </w:t>
      </w:r>
      <w:r w:rsidR="004D6153" w:rsidRPr="009951D0">
        <w:rPr>
          <w:lang w:val="en-US"/>
        </w:rPr>
        <w:t xml:space="preserve">under the following </w:t>
      </w:r>
      <w:r w:rsidR="00C304CA">
        <w:rPr>
          <w:lang w:val="en-US"/>
        </w:rPr>
        <w:t>code</w:t>
      </w:r>
      <w:r w:rsidR="004D6153" w:rsidRPr="009951D0">
        <w:rPr>
          <w:lang w:val="en-US"/>
        </w:rPr>
        <w:t>: PD-00678-0120/2020.</w:t>
      </w:r>
    </w:p>
    <w:p w14:paraId="37273D0F" w14:textId="77777777" w:rsidR="009512B9" w:rsidRDefault="00F11190" w:rsidP="00513908">
      <w:pPr>
        <w:rPr>
          <w:lang w:val="en-US"/>
        </w:rPr>
      </w:pPr>
      <w:r w:rsidRPr="009951D0">
        <w:rPr>
          <w:lang w:val="en-US"/>
        </w:rPr>
        <w:t xml:space="preserve">The objective </w:t>
      </w:r>
      <w:r w:rsidR="00A62FD9" w:rsidRPr="009951D0">
        <w:rPr>
          <w:lang w:val="en-US"/>
        </w:rPr>
        <w:t xml:space="preserve">of the project </w:t>
      </w:r>
      <w:r w:rsidRPr="009951D0">
        <w:rPr>
          <w:lang w:val="en-US"/>
        </w:rPr>
        <w:t xml:space="preserve">is to develop a methodology to </w:t>
      </w:r>
      <w:r>
        <w:rPr>
          <w:lang w:val="en-US"/>
        </w:rPr>
        <w:t xml:space="preserve">identify </w:t>
      </w:r>
      <w:r w:rsidR="00A62FD9">
        <w:rPr>
          <w:lang w:val="en-US"/>
        </w:rPr>
        <w:t xml:space="preserve">interesting </w:t>
      </w:r>
      <w:r>
        <w:rPr>
          <w:lang w:val="en-US"/>
        </w:rPr>
        <w:t>sites for pumped-storage hydro plants</w:t>
      </w:r>
      <w:r w:rsidRPr="00513908">
        <w:rPr>
          <w:lang w:val="en-US"/>
        </w:rPr>
        <w:t xml:space="preserve"> (P</w:t>
      </w:r>
      <w:r>
        <w:rPr>
          <w:lang w:val="en-US"/>
        </w:rPr>
        <w:t>SH</w:t>
      </w:r>
      <w:r w:rsidRPr="00513908">
        <w:rPr>
          <w:lang w:val="en-US"/>
        </w:rPr>
        <w:t>)</w:t>
      </w:r>
      <w:r w:rsidR="00A62FD9">
        <w:rPr>
          <w:lang w:val="en-US"/>
        </w:rPr>
        <w:t xml:space="preserve"> with a computational model. The model also</w:t>
      </w:r>
      <w:r>
        <w:rPr>
          <w:lang w:val="en-US"/>
        </w:rPr>
        <w:t xml:space="preserve"> develop</w:t>
      </w:r>
      <w:r w:rsidR="00A62FD9">
        <w:rPr>
          <w:lang w:val="en-US"/>
        </w:rPr>
        <w:t>s</w:t>
      </w:r>
      <w:r>
        <w:rPr>
          <w:lang w:val="en-US"/>
        </w:rPr>
        <w:t xml:space="preserve"> </w:t>
      </w:r>
      <w:r w:rsidR="00A62FD9">
        <w:rPr>
          <w:lang w:val="en-US"/>
        </w:rPr>
        <w:t xml:space="preserve">automatic </w:t>
      </w:r>
      <w:r>
        <w:rPr>
          <w:lang w:val="en-US"/>
        </w:rPr>
        <w:t>engineering designs and estimate</w:t>
      </w:r>
      <w:r w:rsidR="00A62FD9">
        <w:rPr>
          <w:lang w:val="en-US"/>
        </w:rPr>
        <w:t>s</w:t>
      </w:r>
      <w:r>
        <w:rPr>
          <w:lang w:val="en-US"/>
        </w:rPr>
        <w:t xml:space="preserve"> project </w:t>
      </w:r>
      <w:r w:rsidR="00A62FD9">
        <w:rPr>
          <w:lang w:val="en-US"/>
        </w:rPr>
        <w:t>costs. Finally,</w:t>
      </w:r>
      <w:r>
        <w:rPr>
          <w:lang w:val="en-US"/>
        </w:rPr>
        <w:t xml:space="preserve"> </w:t>
      </w:r>
      <w:r w:rsidR="00A62FD9">
        <w:rPr>
          <w:lang w:val="en-US"/>
        </w:rPr>
        <w:t xml:space="preserve">an integrated resource planning model is used to </w:t>
      </w:r>
      <w:r>
        <w:rPr>
          <w:lang w:val="en-US"/>
        </w:rPr>
        <w:t xml:space="preserve">assess the value of PSH </w:t>
      </w:r>
      <w:r w:rsidR="009512B9">
        <w:rPr>
          <w:lang w:val="en-US"/>
        </w:rPr>
        <w:t>projects of different sizes and locations to</w:t>
      </w:r>
      <w:r>
        <w:rPr>
          <w:lang w:val="en-US"/>
        </w:rPr>
        <w:t xml:space="preserve"> the Brazilian </w:t>
      </w:r>
      <w:r w:rsidR="009512B9">
        <w:rPr>
          <w:lang w:val="en-US"/>
        </w:rPr>
        <w:t xml:space="preserve">national </w:t>
      </w:r>
      <w:r>
        <w:rPr>
          <w:lang w:val="en-US"/>
        </w:rPr>
        <w:t xml:space="preserve">power grid </w:t>
      </w:r>
      <w:r w:rsidR="009512B9">
        <w:rPr>
          <w:lang w:val="en-US"/>
        </w:rPr>
        <w:t>which is currently experiencing a</w:t>
      </w:r>
      <w:r>
        <w:rPr>
          <w:lang w:val="en-US"/>
        </w:rPr>
        <w:t xml:space="preserve"> strong growth of variable renewable generation, </w:t>
      </w:r>
      <w:r w:rsidR="009512B9">
        <w:rPr>
          <w:lang w:val="en-US"/>
        </w:rPr>
        <w:t>mostly</w:t>
      </w:r>
      <w:r>
        <w:rPr>
          <w:lang w:val="en-US"/>
        </w:rPr>
        <w:t xml:space="preserve"> wind power and solar PV.</w:t>
      </w:r>
      <w:r w:rsidRPr="00513908">
        <w:rPr>
          <w:lang w:val="en-US"/>
        </w:rPr>
        <w:t xml:space="preserve"> </w:t>
      </w:r>
    </w:p>
    <w:p w14:paraId="7B7B3D2E" w14:textId="17E2FEC1" w:rsidR="00F11190" w:rsidRDefault="009512B9" w:rsidP="00513908">
      <w:pPr>
        <w:rPr>
          <w:lang w:val="en-US"/>
        </w:rPr>
      </w:pPr>
      <w:r>
        <w:rPr>
          <w:lang w:val="en-US"/>
        </w:rPr>
        <w:t>This R&amp;D project is a follow up of a previous one between PSR and EDF from 2015 to 2019 that developed computational model HERA</w:t>
      </w:r>
      <w:r w:rsidR="009F7F5A">
        <w:rPr>
          <w:rStyle w:val="Refdenotaderodap"/>
          <w:lang w:val="en-US"/>
        </w:rPr>
        <w:footnoteReference w:id="1"/>
      </w:r>
      <w:r>
        <w:rPr>
          <w:lang w:val="en-US"/>
        </w:rPr>
        <w:t xml:space="preserve"> for conventional hydropower development planning</w:t>
      </w:r>
      <w:r w:rsidRPr="00FD033E">
        <w:rPr>
          <w:vertAlign w:val="superscript"/>
          <w:lang w:val="en-US"/>
        </w:rPr>
        <w:t>1</w:t>
      </w:r>
      <w:r w:rsidRPr="00513908">
        <w:rPr>
          <w:lang w:val="en-US"/>
        </w:rPr>
        <w:t xml:space="preserve">. The </w:t>
      </w:r>
      <w:r>
        <w:rPr>
          <w:lang w:val="en-US"/>
        </w:rPr>
        <w:t>level</w:t>
      </w:r>
      <w:r w:rsidRPr="00513908">
        <w:rPr>
          <w:lang w:val="en-US"/>
        </w:rPr>
        <w:t xml:space="preserve"> of detail </w:t>
      </w:r>
      <w:r>
        <w:rPr>
          <w:lang w:val="en-US"/>
        </w:rPr>
        <w:t>being targeted for the coding of PSH in HERA is</w:t>
      </w:r>
      <w:r w:rsidRPr="00513908">
        <w:rPr>
          <w:lang w:val="en-US"/>
        </w:rPr>
        <w:t xml:space="preserve"> equivalent to </w:t>
      </w:r>
      <w:r>
        <w:rPr>
          <w:lang w:val="en-US"/>
        </w:rPr>
        <w:t xml:space="preserve">hydropower </w:t>
      </w:r>
      <w:r w:rsidRPr="00513908">
        <w:rPr>
          <w:lang w:val="en-US"/>
        </w:rPr>
        <w:t xml:space="preserve">pre-feasibility </w:t>
      </w:r>
      <w:r>
        <w:rPr>
          <w:lang w:val="en-US"/>
        </w:rPr>
        <w:t xml:space="preserve">planning studies executed by corporations and the energy planning agency. </w:t>
      </w:r>
    </w:p>
    <w:p w14:paraId="48F964B3" w14:textId="0B049370" w:rsidR="009512B9" w:rsidRDefault="009512B9" w:rsidP="00513908">
      <w:pPr>
        <w:rPr>
          <w:lang w:val="en-US"/>
        </w:rPr>
      </w:pPr>
      <w:r>
        <w:rPr>
          <w:lang w:val="en-US"/>
        </w:rPr>
        <w:t xml:space="preserve">Since the end of the 1970s, Brazil has developed a </w:t>
      </w:r>
      <w:r w:rsidRPr="003F756E">
        <w:rPr>
          <w:i/>
          <w:iCs/>
          <w:lang w:val="en-US"/>
        </w:rPr>
        <w:t>Hydropower Inventory Studies Manual</w:t>
      </w:r>
      <w:r>
        <w:rPr>
          <w:lang w:val="en-US"/>
        </w:rPr>
        <w:t xml:space="preserve"> that it is largely used to study possible alternatives of cascaded hydropower projects in several river basins considering the technical, economic, and environmental dimensions (ELETROBRAS, 2010</w:t>
      </w:r>
      <w:r>
        <w:rPr>
          <w:vertAlign w:val="superscript"/>
          <w:lang w:val="en-US"/>
        </w:rPr>
        <w:t>2</w:t>
      </w:r>
      <w:r>
        <w:rPr>
          <w:lang w:val="en-US"/>
        </w:rPr>
        <w:t xml:space="preserve">). This Manual includes worksheets for every component of a conventional hydropower plant a guideline for its design (dimensions of each structure) and, based on a large database of built projects, tables and </w:t>
      </w:r>
      <w:r w:rsidR="007703CD">
        <w:rPr>
          <w:lang w:val="en-US"/>
        </w:rPr>
        <w:t xml:space="preserve">charts </w:t>
      </w:r>
      <w:r>
        <w:rPr>
          <w:lang w:val="en-US"/>
        </w:rPr>
        <w:t>that are used to estimate equipment costs</w:t>
      </w:r>
      <w:r w:rsidRPr="00513908">
        <w:rPr>
          <w:lang w:val="en-US"/>
        </w:rPr>
        <w:t>.</w:t>
      </w:r>
      <w:r>
        <w:rPr>
          <w:lang w:val="en-US"/>
        </w:rPr>
        <w:t xml:space="preserve"> These worksheets would be a natural model for the engineering solutions for PSH in this R&amp;D project. However</w:t>
      </w:r>
      <w:r w:rsidRPr="00A15A46">
        <w:rPr>
          <w:lang w:val="en-US"/>
        </w:rPr>
        <w:t xml:space="preserve">, </w:t>
      </w:r>
      <w:r w:rsidR="007703CD">
        <w:rPr>
          <w:lang w:val="en-US"/>
        </w:rPr>
        <w:t xml:space="preserve">once </w:t>
      </w:r>
      <w:r>
        <w:rPr>
          <w:lang w:val="en-US"/>
        </w:rPr>
        <w:t>Brazil does not have an equivalent experience with the development of PSH</w:t>
      </w:r>
      <w:r w:rsidRPr="00A15A46">
        <w:rPr>
          <w:lang w:val="en-US"/>
        </w:rPr>
        <w:t xml:space="preserve"> projects, </w:t>
      </w:r>
      <w:r>
        <w:rPr>
          <w:lang w:val="en-US"/>
        </w:rPr>
        <w:t xml:space="preserve">this option is not available. Furthermore, </w:t>
      </w:r>
      <w:r w:rsidRPr="00A15A46">
        <w:rPr>
          <w:lang w:val="en-US"/>
        </w:rPr>
        <w:t>documentary research related to specific components of these plants</w:t>
      </w:r>
      <w:r>
        <w:rPr>
          <w:lang w:val="en-US"/>
        </w:rPr>
        <w:t>, especially on equipment and powerhouse design,</w:t>
      </w:r>
      <w:r w:rsidRPr="00A15A46">
        <w:rPr>
          <w:lang w:val="en-US"/>
        </w:rPr>
        <w:t xml:space="preserve"> is limited</w:t>
      </w:r>
      <w:r>
        <w:rPr>
          <w:lang w:val="en-US"/>
        </w:rPr>
        <w:t xml:space="preserve"> because, understandably, they are not usually uncovered by the developing companies</w:t>
      </w:r>
      <w:r w:rsidRPr="00A15A46">
        <w:rPr>
          <w:lang w:val="en-US"/>
        </w:rPr>
        <w:t>.</w:t>
      </w:r>
      <w:r>
        <w:rPr>
          <w:lang w:val="en-US"/>
        </w:rPr>
        <w:t xml:space="preserve"> Therefore, external references from the sponsors becomes critically important for the success of the R&amp;D project.</w:t>
      </w:r>
    </w:p>
    <w:p w14:paraId="67247A36" w14:textId="3BD3A8C4" w:rsidR="00513908" w:rsidRPr="00513908" w:rsidRDefault="00F11190" w:rsidP="009512B9">
      <w:pPr>
        <w:pBdr>
          <w:top w:val="single" w:sz="4" w:space="1" w:color="auto"/>
          <w:left w:val="single" w:sz="4" w:space="4" w:color="auto"/>
          <w:bottom w:val="single" w:sz="4" w:space="1" w:color="auto"/>
          <w:right w:val="single" w:sz="4" w:space="4" w:color="auto"/>
        </w:pBdr>
        <w:rPr>
          <w:lang w:val="en-US"/>
        </w:rPr>
      </w:pPr>
      <w:r>
        <w:rPr>
          <w:lang w:val="en-US"/>
        </w:rPr>
        <w:t xml:space="preserve">PSR </w:t>
      </w:r>
      <w:r w:rsidR="007703CD">
        <w:rPr>
          <w:lang w:val="en-US"/>
        </w:rPr>
        <w:t>highlights</w:t>
      </w:r>
      <w:r w:rsidR="007703CD" w:rsidRPr="00513908">
        <w:rPr>
          <w:lang w:val="en-US"/>
        </w:rPr>
        <w:t xml:space="preserve"> </w:t>
      </w:r>
      <w:r w:rsidRPr="00513908">
        <w:rPr>
          <w:lang w:val="en-US"/>
        </w:rPr>
        <w:t xml:space="preserve">the importance of </w:t>
      </w:r>
      <w:r>
        <w:rPr>
          <w:lang w:val="en-US"/>
        </w:rPr>
        <w:t xml:space="preserve">establishing a technical </w:t>
      </w:r>
      <w:r w:rsidR="008A0E9F">
        <w:rPr>
          <w:lang w:val="en-US"/>
        </w:rPr>
        <w:t xml:space="preserve">cooperation </w:t>
      </w:r>
      <w:r>
        <w:rPr>
          <w:lang w:val="en-US"/>
        </w:rPr>
        <w:t xml:space="preserve">with </w:t>
      </w:r>
      <w:r w:rsidR="009512B9">
        <w:rPr>
          <w:lang w:val="en-US"/>
        </w:rPr>
        <w:t xml:space="preserve">international specialists from the </w:t>
      </w:r>
      <w:r>
        <w:rPr>
          <w:lang w:val="en-US"/>
        </w:rPr>
        <w:t xml:space="preserve">sponsors </w:t>
      </w:r>
      <w:r w:rsidR="009512B9">
        <w:rPr>
          <w:lang w:val="en-US"/>
        </w:rPr>
        <w:t xml:space="preserve">regarding </w:t>
      </w:r>
      <w:r w:rsidR="004A2819">
        <w:rPr>
          <w:lang w:val="en-US"/>
        </w:rPr>
        <w:t>the</w:t>
      </w:r>
      <w:bookmarkStart w:id="0" w:name="_Hlk64451089"/>
      <w:r w:rsidR="004A2819">
        <w:rPr>
          <w:lang w:val="en-US"/>
        </w:rPr>
        <w:t xml:space="preserve"> s</w:t>
      </w:r>
      <w:r w:rsidR="004A2819" w:rsidRPr="005E7B2C">
        <w:rPr>
          <w:lang w:val="en-US"/>
        </w:rPr>
        <w:t>tate</w:t>
      </w:r>
      <w:r w:rsidR="009512B9">
        <w:rPr>
          <w:lang w:val="en-US"/>
        </w:rPr>
        <w:t>-</w:t>
      </w:r>
      <w:r w:rsidR="004A2819" w:rsidRPr="005E7B2C">
        <w:rPr>
          <w:lang w:val="en-US"/>
        </w:rPr>
        <w:t>of</w:t>
      </w:r>
      <w:r w:rsidR="009512B9">
        <w:rPr>
          <w:lang w:val="en-US"/>
        </w:rPr>
        <w:t>-</w:t>
      </w:r>
      <w:r w:rsidR="004A2819" w:rsidRPr="005E7B2C">
        <w:rPr>
          <w:lang w:val="en-US"/>
        </w:rPr>
        <w:t>the</w:t>
      </w:r>
      <w:r w:rsidR="009512B9">
        <w:rPr>
          <w:lang w:val="en-US"/>
        </w:rPr>
        <w:t>-</w:t>
      </w:r>
      <w:r w:rsidR="004A2819">
        <w:rPr>
          <w:lang w:val="en-US"/>
        </w:rPr>
        <w:t>a</w:t>
      </w:r>
      <w:r w:rsidR="004A2819" w:rsidRPr="005E7B2C">
        <w:rPr>
          <w:lang w:val="en-US"/>
        </w:rPr>
        <w:t>rt</w:t>
      </w:r>
      <w:r w:rsidR="004A2819">
        <w:rPr>
          <w:lang w:val="en-US"/>
        </w:rPr>
        <w:t xml:space="preserve"> </w:t>
      </w:r>
      <w:bookmarkEnd w:id="0"/>
      <w:r w:rsidR="004A2819">
        <w:rPr>
          <w:lang w:val="en-US"/>
        </w:rPr>
        <w:t>of PSH, considering the</w:t>
      </w:r>
      <w:r w:rsidR="009512B9">
        <w:rPr>
          <w:lang w:val="en-US"/>
        </w:rPr>
        <w:t>ir</w:t>
      </w:r>
      <w:r w:rsidR="004A2819">
        <w:rPr>
          <w:lang w:val="en-US"/>
        </w:rPr>
        <w:t xml:space="preserve"> experience</w:t>
      </w:r>
      <w:r w:rsidR="009512B9">
        <w:rPr>
          <w:lang w:val="en-US"/>
        </w:rPr>
        <w:t>s</w:t>
      </w:r>
      <w:r w:rsidR="004A2819">
        <w:rPr>
          <w:lang w:val="en-US"/>
        </w:rPr>
        <w:t xml:space="preserve"> as developers and operators of PSH projects</w:t>
      </w:r>
      <w:r w:rsidR="00215D92">
        <w:rPr>
          <w:lang w:val="en-US"/>
        </w:rPr>
        <w:t xml:space="preserve">. </w:t>
      </w:r>
      <w:r w:rsidR="009F7F5A">
        <w:rPr>
          <w:lang w:val="en-US"/>
        </w:rPr>
        <w:t xml:space="preserve">This research is listed as one of the initial activities of the project </w:t>
      </w:r>
      <w:r w:rsidR="009F7F5A" w:rsidRPr="00513908">
        <w:rPr>
          <w:lang w:val="en-US"/>
        </w:rPr>
        <w:t>schedule</w:t>
      </w:r>
      <w:r w:rsidR="009F7F5A">
        <w:rPr>
          <w:lang w:val="en-US"/>
        </w:rPr>
        <w:t>.</w:t>
      </w:r>
      <w:r w:rsidR="009F7F5A" w:rsidRPr="009F7F5A">
        <w:rPr>
          <w:lang w:val="en-US"/>
        </w:rPr>
        <w:t xml:space="preserve"> </w:t>
      </w:r>
      <w:r w:rsidR="009F7F5A">
        <w:rPr>
          <w:lang w:val="en-US"/>
        </w:rPr>
        <w:t xml:space="preserve">We invite the technical teams </w:t>
      </w:r>
      <w:r w:rsidR="007703CD">
        <w:rPr>
          <w:lang w:val="en-US"/>
        </w:rPr>
        <w:t>of the sponsors</w:t>
      </w:r>
      <w:r w:rsidR="009F7F5A">
        <w:rPr>
          <w:lang w:val="en-US"/>
        </w:rPr>
        <w:t xml:space="preserve"> to get involved in this project and collaborate with its technical developments. For this matter we request access to any relevant information related to engineering design solutions and technological development of electromechanical equipment</w:t>
      </w:r>
      <w:r w:rsidR="009F7F5A" w:rsidRPr="00513908">
        <w:rPr>
          <w:lang w:val="en-US"/>
        </w:rPr>
        <w:t xml:space="preserve">. </w:t>
      </w:r>
      <w:r w:rsidR="009F7F5A">
        <w:rPr>
          <w:lang w:val="en-US"/>
        </w:rPr>
        <w:t>It is worth mentioning Brazil has no PSH projects but ranks 2</w:t>
      </w:r>
      <w:r w:rsidR="009F7F5A" w:rsidRPr="009512B9">
        <w:rPr>
          <w:vertAlign w:val="superscript"/>
          <w:lang w:val="en-US"/>
        </w:rPr>
        <w:t>nd</w:t>
      </w:r>
      <w:r w:rsidR="009F7F5A">
        <w:rPr>
          <w:lang w:val="en-US"/>
        </w:rPr>
        <w:t xml:space="preserve"> globally regarding conventional hydropower installed capacity</w:t>
      </w:r>
      <w:r w:rsidR="009F7F5A" w:rsidRPr="00513908">
        <w:rPr>
          <w:lang w:val="en-US"/>
        </w:rPr>
        <w:t>.</w:t>
      </w:r>
    </w:p>
    <w:p w14:paraId="77586FC3" w14:textId="33768731" w:rsidR="009512B9" w:rsidRDefault="00513908" w:rsidP="00513908">
      <w:pPr>
        <w:rPr>
          <w:lang w:val="en-US"/>
        </w:rPr>
      </w:pPr>
      <w:r w:rsidRPr="00513908">
        <w:rPr>
          <w:lang w:val="en-US"/>
        </w:rPr>
        <w:lastRenderedPageBreak/>
        <w:t>Th</w:t>
      </w:r>
      <w:r w:rsidR="009512B9">
        <w:rPr>
          <w:lang w:val="en-US"/>
        </w:rPr>
        <w:t>ese</w:t>
      </w:r>
      <w:r w:rsidRPr="00513908">
        <w:rPr>
          <w:lang w:val="en-US"/>
        </w:rPr>
        <w:t xml:space="preserve"> </w:t>
      </w:r>
      <w:r w:rsidR="009512B9">
        <w:rPr>
          <w:lang w:val="en-US"/>
        </w:rPr>
        <w:t>references</w:t>
      </w:r>
      <w:r w:rsidRPr="00513908">
        <w:rPr>
          <w:lang w:val="en-US"/>
        </w:rPr>
        <w:t xml:space="preserve"> </w:t>
      </w:r>
      <w:r w:rsidR="004A2819">
        <w:rPr>
          <w:lang w:val="en-US"/>
        </w:rPr>
        <w:t xml:space="preserve">will help </w:t>
      </w:r>
      <w:r w:rsidR="009512B9">
        <w:rPr>
          <w:lang w:val="en-US"/>
        </w:rPr>
        <w:t>us</w:t>
      </w:r>
      <w:r w:rsidRPr="00513908">
        <w:rPr>
          <w:lang w:val="en-US"/>
        </w:rPr>
        <w:t xml:space="preserve"> </w:t>
      </w:r>
      <w:r w:rsidR="00672A69">
        <w:rPr>
          <w:lang w:val="en-US"/>
        </w:rPr>
        <w:t>development</w:t>
      </w:r>
      <w:r w:rsidR="00672A69" w:rsidRPr="00513908">
        <w:rPr>
          <w:lang w:val="en-US"/>
        </w:rPr>
        <w:t xml:space="preserve"> </w:t>
      </w:r>
      <w:r w:rsidR="009512B9">
        <w:rPr>
          <w:lang w:val="en-US"/>
        </w:rPr>
        <w:t>the</w:t>
      </w:r>
      <w:r w:rsidRPr="00513908">
        <w:rPr>
          <w:lang w:val="en-US"/>
        </w:rPr>
        <w:t xml:space="preserve"> </w:t>
      </w:r>
      <w:r w:rsidR="004A2819">
        <w:rPr>
          <w:lang w:val="en-US"/>
        </w:rPr>
        <w:t xml:space="preserve">guidelines for the coding of the </w:t>
      </w:r>
      <w:r w:rsidRPr="00513908">
        <w:rPr>
          <w:lang w:val="en-US"/>
        </w:rPr>
        <w:t xml:space="preserve">engineering module </w:t>
      </w:r>
      <w:r w:rsidR="00D458D3">
        <w:rPr>
          <w:lang w:val="en-US"/>
        </w:rPr>
        <w:t>of the project</w:t>
      </w:r>
      <w:r w:rsidRPr="00513908">
        <w:rPr>
          <w:lang w:val="en-US"/>
        </w:rPr>
        <w:t xml:space="preserve"> </w:t>
      </w:r>
      <w:r w:rsidR="009512B9">
        <w:rPr>
          <w:lang w:val="en-US"/>
        </w:rPr>
        <w:t xml:space="preserve">which </w:t>
      </w:r>
      <w:r w:rsidRPr="00513908">
        <w:rPr>
          <w:lang w:val="en-US"/>
        </w:rPr>
        <w:t>design</w:t>
      </w:r>
      <w:r w:rsidR="004A2819">
        <w:rPr>
          <w:lang w:val="en-US"/>
        </w:rPr>
        <w:t>s</w:t>
      </w:r>
      <w:r w:rsidRPr="00513908">
        <w:rPr>
          <w:lang w:val="en-US"/>
        </w:rPr>
        <w:t xml:space="preserve"> </w:t>
      </w:r>
      <w:r w:rsidR="00A05DD8">
        <w:rPr>
          <w:lang w:val="en-US"/>
        </w:rPr>
        <w:t>PSH</w:t>
      </w:r>
      <w:r w:rsidR="00A05DD8" w:rsidRPr="00513908">
        <w:rPr>
          <w:lang w:val="en-US"/>
        </w:rPr>
        <w:t xml:space="preserve"> </w:t>
      </w:r>
      <w:r w:rsidRPr="00513908">
        <w:rPr>
          <w:lang w:val="en-US"/>
        </w:rPr>
        <w:t>components</w:t>
      </w:r>
      <w:r w:rsidR="004A2819">
        <w:rPr>
          <w:lang w:val="en-US"/>
        </w:rPr>
        <w:t xml:space="preserve"> such as turbines, </w:t>
      </w:r>
      <w:r w:rsidR="009951D0">
        <w:rPr>
          <w:lang w:val="en-US"/>
        </w:rPr>
        <w:t>pump-turbines, motor-</w:t>
      </w:r>
      <w:r w:rsidR="004A2819">
        <w:rPr>
          <w:lang w:val="en-US"/>
        </w:rPr>
        <w:t>generators</w:t>
      </w:r>
      <w:r w:rsidR="009512B9">
        <w:rPr>
          <w:lang w:val="en-US"/>
        </w:rPr>
        <w:t>,</w:t>
      </w:r>
      <w:r w:rsidR="004A2819">
        <w:rPr>
          <w:lang w:val="en-US"/>
        </w:rPr>
        <w:t xml:space="preserve"> </w:t>
      </w:r>
      <w:r w:rsidR="009512B9">
        <w:rPr>
          <w:lang w:val="en-US"/>
        </w:rPr>
        <w:t>and</w:t>
      </w:r>
      <w:r w:rsidR="004A2819">
        <w:rPr>
          <w:lang w:val="en-US"/>
        </w:rPr>
        <w:t xml:space="preserve"> </w:t>
      </w:r>
      <w:r w:rsidR="009512B9">
        <w:rPr>
          <w:lang w:val="en-US"/>
        </w:rPr>
        <w:t xml:space="preserve">the </w:t>
      </w:r>
      <w:r w:rsidR="004A2819">
        <w:rPr>
          <w:lang w:val="en-US"/>
        </w:rPr>
        <w:t>hydraulic structures</w:t>
      </w:r>
      <w:r w:rsidR="009512B9">
        <w:rPr>
          <w:lang w:val="en-US"/>
        </w:rPr>
        <w:t xml:space="preserve"> (</w:t>
      </w:r>
      <w:r w:rsidR="004A2819">
        <w:rPr>
          <w:lang w:val="en-US"/>
        </w:rPr>
        <w:t>dams, tunnels, channels</w:t>
      </w:r>
      <w:r w:rsidR="009512B9">
        <w:rPr>
          <w:lang w:val="en-US"/>
        </w:rPr>
        <w:t>, etc.)</w:t>
      </w:r>
      <w:r w:rsidR="004A2819">
        <w:rPr>
          <w:lang w:val="en-US"/>
        </w:rPr>
        <w:t>. C</w:t>
      </w:r>
      <w:r w:rsidRPr="00513908">
        <w:rPr>
          <w:lang w:val="en-US"/>
        </w:rPr>
        <w:t>ost estimates</w:t>
      </w:r>
      <w:r w:rsidR="00FF6663">
        <w:rPr>
          <w:lang w:val="en-US"/>
        </w:rPr>
        <w:t xml:space="preserve"> </w:t>
      </w:r>
      <w:r w:rsidR="004A2819">
        <w:rPr>
          <w:lang w:val="en-US"/>
        </w:rPr>
        <w:t xml:space="preserve">will also benefit </w:t>
      </w:r>
      <w:r w:rsidR="009512B9">
        <w:rPr>
          <w:lang w:val="en-US"/>
        </w:rPr>
        <w:t xml:space="preserve">greatly </w:t>
      </w:r>
      <w:r w:rsidR="004A2819">
        <w:rPr>
          <w:lang w:val="en-US"/>
        </w:rPr>
        <w:t>from the experience of sponsors in undertaking projects and their own</w:t>
      </w:r>
      <w:r w:rsidR="009512B9">
        <w:rPr>
          <w:lang w:val="en-US"/>
        </w:rPr>
        <w:t>,</w:t>
      </w:r>
      <w:r w:rsidR="004A2819">
        <w:rPr>
          <w:lang w:val="en-US"/>
        </w:rPr>
        <w:t xml:space="preserve"> </w:t>
      </w:r>
      <w:r w:rsidR="009512B9">
        <w:rPr>
          <w:lang w:val="en-US"/>
        </w:rPr>
        <w:t xml:space="preserve">as well as their </w:t>
      </w:r>
      <w:r w:rsidR="004A2819">
        <w:rPr>
          <w:lang w:val="en-US"/>
        </w:rPr>
        <w:t xml:space="preserve">research of the state of the art of existing technologies. </w:t>
      </w:r>
    </w:p>
    <w:p w14:paraId="6DFABB86" w14:textId="2A69A8E8" w:rsidR="004752AB" w:rsidRPr="009F7F5A" w:rsidRDefault="007C4BD8" w:rsidP="009F7F5A">
      <w:pPr>
        <w:pBdr>
          <w:top w:val="single" w:sz="4" w:space="1" w:color="auto"/>
          <w:left w:val="single" w:sz="4" w:space="4" w:color="auto"/>
          <w:bottom w:val="single" w:sz="4" w:space="1" w:color="auto"/>
          <w:right w:val="single" w:sz="4" w:space="4" w:color="auto"/>
        </w:pBdr>
        <w:rPr>
          <w:lang w:val="en-US"/>
        </w:rPr>
      </w:pPr>
      <w:r w:rsidRPr="009F7F5A">
        <w:rPr>
          <w:lang w:val="en-US"/>
        </w:rPr>
        <w:t>PSR now requests cooperation from sponsors to prepare</w:t>
      </w:r>
      <w:r w:rsidR="00A05DD8" w:rsidRPr="009F7F5A">
        <w:rPr>
          <w:lang w:val="en-US"/>
        </w:rPr>
        <w:t xml:space="preserve"> standard </w:t>
      </w:r>
      <w:r w:rsidRPr="009F7F5A">
        <w:rPr>
          <w:lang w:val="en-US"/>
        </w:rPr>
        <w:t xml:space="preserve">engineering </w:t>
      </w:r>
      <w:r w:rsidR="00A05DD8" w:rsidRPr="009F7F5A">
        <w:rPr>
          <w:lang w:val="en-US"/>
        </w:rPr>
        <w:t xml:space="preserve">solutions </w:t>
      </w:r>
      <w:r w:rsidRPr="009F7F5A">
        <w:rPr>
          <w:lang w:val="en-US"/>
        </w:rPr>
        <w:t xml:space="preserve">for </w:t>
      </w:r>
      <w:r w:rsidR="00A05DD8" w:rsidRPr="009F7F5A">
        <w:rPr>
          <w:lang w:val="en-US"/>
        </w:rPr>
        <w:t>PSH projects, including schematic drawings</w:t>
      </w:r>
      <w:r w:rsidRPr="009F7F5A">
        <w:rPr>
          <w:lang w:val="en-US"/>
        </w:rPr>
        <w:t>. References</w:t>
      </w:r>
      <w:r w:rsidR="00A15A46" w:rsidRPr="009F7F5A">
        <w:rPr>
          <w:lang w:val="en-US"/>
        </w:rPr>
        <w:t xml:space="preserve"> </w:t>
      </w:r>
      <w:r w:rsidR="009F7F5A" w:rsidRPr="009F7F5A">
        <w:rPr>
          <w:lang w:val="en-US"/>
        </w:rPr>
        <w:t>may come from the</w:t>
      </w:r>
      <w:r w:rsidR="00A15A46" w:rsidRPr="009F7F5A">
        <w:rPr>
          <w:lang w:val="en-US"/>
        </w:rPr>
        <w:t xml:space="preserve"> archives of each </w:t>
      </w:r>
      <w:r w:rsidR="009F7F5A" w:rsidRPr="009F7F5A">
        <w:rPr>
          <w:lang w:val="en-US"/>
        </w:rPr>
        <w:t>sponsor</w:t>
      </w:r>
      <w:r w:rsidR="002B5326" w:rsidRPr="009F7F5A">
        <w:rPr>
          <w:lang w:val="en-US"/>
        </w:rPr>
        <w:t xml:space="preserve">, but also </w:t>
      </w:r>
      <w:r w:rsidRPr="009F7F5A">
        <w:rPr>
          <w:lang w:val="en-US"/>
        </w:rPr>
        <w:t xml:space="preserve">from </w:t>
      </w:r>
      <w:r w:rsidR="002B5326" w:rsidRPr="009F7F5A">
        <w:rPr>
          <w:lang w:val="en-US"/>
        </w:rPr>
        <w:t>government</w:t>
      </w:r>
      <w:r w:rsidRPr="009F7F5A">
        <w:rPr>
          <w:lang w:val="en-US"/>
        </w:rPr>
        <w:t>al</w:t>
      </w:r>
      <w:r w:rsidR="002B5326" w:rsidRPr="009F7F5A">
        <w:rPr>
          <w:lang w:val="en-US"/>
        </w:rPr>
        <w:t xml:space="preserve"> agencies</w:t>
      </w:r>
      <w:r w:rsidRPr="009F7F5A">
        <w:rPr>
          <w:lang w:val="en-US"/>
        </w:rPr>
        <w:t xml:space="preserve"> of their countries, technical </w:t>
      </w:r>
      <w:r w:rsidR="00893418" w:rsidRPr="009F7F5A">
        <w:rPr>
          <w:lang w:val="en-US"/>
        </w:rPr>
        <w:t xml:space="preserve">reports produced </w:t>
      </w:r>
      <w:r w:rsidR="009F7F5A" w:rsidRPr="009F7F5A">
        <w:rPr>
          <w:lang w:val="en-US"/>
        </w:rPr>
        <w:t xml:space="preserve">from </w:t>
      </w:r>
      <w:r w:rsidR="00893418" w:rsidRPr="009F7F5A">
        <w:rPr>
          <w:lang w:val="en-US"/>
        </w:rPr>
        <w:t xml:space="preserve">various stages of </w:t>
      </w:r>
      <w:r w:rsidRPr="009F7F5A">
        <w:rPr>
          <w:lang w:val="en-US"/>
        </w:rPr>
        <w:t xml:space="preserve">PSH </w:t>
      </w:r>
      <w:r w:rsidR="00893418" w:rsidRPr="009F7F5A">
        <w:rPr>
          <w:lang w:val="en-US"/>
        </w:rPr>
        <w:t>project</w:t>
      </w:r>
      <w:r w:rsidR="009F7F5A" w:rsidRPr="009F7F5A">
        <w:rPr>
          <w:lang w:val="en-US"/>
        </w:rPr>
        <w:t xml:space="preserve"> developments, general </w:t>
      </w:r>
      <w:r w:rsidR="008F1A01" w:rsidRPr="009F7F5A">
        <w:rPr>
          <w:lang w:val="en-US"/>
        </w:rPr>
        <w:t>descriptions, calculation memories</w:t>
      </w:r>
      <w:r w:rsidR="009F7F5A" w:rsidRPr="009F7F5A">
        <w:rPr>
          <w:lang w:val="en-US"/>
        </w:rPr>
        <w:t xml:space="preserve">, </w:t>
      </w:r>
      <w:r w:rsidRPr="009F7F5A">
        <w:rPr>
          <w:lang w:val="en-US"/>
        </w:rPr>
        <w:t xml:space="preserve">engineering </w:t>
      </w:r>
      <w:r w:rsidR="008F1A01" w:rsidRPr="009F7F5A">
        <w:rPr>
          <w:lang w:val="en-US"/>
        </w:rPr>
        <w:t>drawings of civil works and equipment</w:t>
      </w:r>
      <w:r w:rsidRPr="009F7F5A">
        <w:rPr>
          <w:lang w:val="en-US"/>
        </w:rPr>
        <w:t xml:space="preserve">, as well as </w:t>
      </w:r>
      <w:r w:rsidR="00893418" w:rsidRPr="009F7F5A">
        <w:rPr>
          <w:lang w:val="en-US"/>
        </w:rPr>
        <w:t>"</w:t>
      </w:r>
      <w:r w:rsidRPr="009F7F5A">
        <w:rPr>
          <w:lang w:val="en-US"/>
        </w:rPr>
        <w:t>a</w:t>
      </w:r>
      <w:r w:rsidR="00893418" w:rsidRPr="009F7F5A">
        <w:rPr>
          <w:lang w:val="en-US"/>
        </w:rPr>
        <w:t>s built" drawings</w:t>
      </w:r>
      <w:r w:rsidR="009F7F5A" w:rsidRPr="009F7F5A">
        <w:rPr>
          <w:lang w:val="en-US"/>
        </w:rPr>
        <w:t>,</w:t>
      </w:r>
      <w:r w:rsidR="00893418" w:rsidRPr="009F7F5A">
        <w:rPr>
          <w:lang w:val="en-US"/>
        </w:rPr>
        <w:t xml:space="preserve"> </w:t>
      </w:r>
      <w:r w:rsidR="009F7F5A" w:rsidRPr="009F7F5A">
        <w:rPr>
          <w:lang w:val="en-US"/>
        </w:rPr>
        <w:t xml:space="preserve">drawings of </w:t>
      </w:r>
      <w:r w:rsidR="00893418" w:rsidRPr="009F7F5A">
        <w:rPr>
          <w:lang w:val="en-US"/>
        </w:rPr>
        <w:t xml:space="preserve">plans, sections and details of the </w:t>
      </w:r>
      <w:r w:rsidR="008F1A01" w:rsidRPr="009F7F5A">
        <w:rPr>
          <w:lang w:val="en-US"/>
        </w:rPr>
        <w:t xml:space="preserve">embankments, conveyance </w:t>
      </w:r>
      <w:r w:rsidR="00893418" w:rsidRPr="009F7F5A">
        <w:rPr>
          <w:lang w:val="en-US"/>
        </w:rPr>
        <w:t>system and the powerhouse</w:t>
      </w:r>
      <w:r w:rsidR="009F7F5A" w:rsidRPr="009F7F5A">
        <w:rPr>
          <w:lang w:val="en-US"/>
        </w:rPr>
        <w:t xml:space="preserve">, </w:t>
      </w:r>
      <w:r w:rsidR="00212EB9" w:rsidRPr="009F7F5A">
        <w:rPr>
          <w:lang w:val="en-US"/>
        </w:rPr>
        <w:t>d</w:t>
      </w:r>
      <w:r w:rsidR="00893418" w:rsidRPr="009F7F5A">
        <w:rPr>
          <w:lang w:val="en-US"/>
        </w:rPr>
        <w:t xml:space="preserve">esign guidelines and </w:t>
      </w:r>
      <w:r w:rsidR="008F1A01" w:rsidRPr="009F7F5A">
        <w:rPr>
          <w:lang w:val="en-US"/>
        </w:rPr>
        <w:t xml:space="preserve">general </w:t>
      </w:r>
      <w:r w:rsidR="00893418" w:rsidRPr="009F7F5A">
        <w:rPr>
          <w:lang w:val="en-US"/>
        </w:rPr>
        <w:t>criteria</w:t>
      </w:r>
      <w:r w:rsidR="00DC1BE5" w:rsidRPr="009F7F5A">
        <w:rPr>
          <w:lang w:val="en-US"/>
        </w:rPr>
        <w:t xml:space="preserve"> from government agencies</w:t>
      </w:r>
      <w:r w:rsidR="00893418" w:rsidRPr="009F7F5A">
        <w:rPr>
          <w:lang w:val="en-US"/>
        </w:rPr>
        <w:t xml:space="preserve">. </w:t>
      </w:r>
      <w:r w:rsidR="009F7F5A">
        <w:rPr>
          <w:lang w:val="en-US"/>
        </w:rPr>
        <w:t>Videoconferences with specialists involved in engineering and feasibility analysis of PS</w:t>
      </w:r>
      <w:r w:rsidR="00947E0D">
        <w:rPr>
          <w:lang w:val="en-US"/>
        </w:rPr>
        <w:t>H</w:t>
      </w:r>
      <w:r w:rsidR="009F7F5A">
        <w:rPr>
          <w:lang w:val="en-US"/>
        </w:rPr>
        <w:t xml:space="preserve"> projects from </w:t>
      </w:r>
      <w:r w:rsidR="009F7F5A" w:rsidRPr="00FF6663">
        <w:rPr>
          <w:lang w:val="en-US"/>
        </w:rPr>
        <w:t xml:space="preserve">the </w:t>
      </w:r>
      <w:r w:rsidR="009F7F5A">
        <w:rPr>
          <w:lang w:val="en-US"/>
        </w:rPr>
        <w:t xml:space="preserve">sponsor </w:t>
      </w:r>
      <w:r w:rsidR="009F7F5A" w:rsidRPr="00FF6663">
        <w:rPr>
          <w:lang w:val="en-US"/>
        </w:rPr>
        <w:t xml:space="preserve">companies </w:t>
      </w:r>
      <w:r w:rsidR="009F7F5A">
        <w:rPr>
          <w:lang w:val="en-US"/>
        </w:rPr>
        <w:t>would also be extremely valuable to this research.</w:t>
      </w:r>
    </w:p>
    <w:p w14:paraId="017E0080" w14:textId="7F596BFD" w:rsidR="00C35AA0" w:rsidRDefault="00215D92" w:rsidP="00A05DD8">
      <w:pPr>
        <w:rPr>
          <w:lang w:val="en-US"/>
        </w:rPr>
      </w:pPr>
      <w:r>
        <w:rPr>
          <w:lang w:val="en-US"/>
        </w:rPr>
        <w:t xml:space="preserve">From these documents, it would be </w:t>
      </w:r>
      <w:r w:rsidR="00C35AA0">
        <w:rPr>
          <w:lang w:val="en-US"/>
        </w:rPr>
        <w:t xml:space="preserve">extremely useful </w:t>
      </w:r>
      <w:r w:rsidR="00FC5763">
        <w:rPr>
          <w:lang w:val="en-US"/>
        </w:rPr>
        <w:t xml:space="preserve">to obtain </w:t>
      </w:r>
      <w:r w:rsidR="00C35AA0">
        <w:rPr>
          <w:lang w:val="en-US"/>
        </w:rPr>
        <w:t>the following information:</w:t>
      </w:r>
    </w:p>
    <w:p w14:paraId="59B2151E" w14:textId="0083F975" w:rsidR="00215D92" w:rsidRDefault="00C35AA0" w:rsidP="00C35AA0">
      <w:pPr>
        <w:pStyle w:val="PargrafodaLista"/>
        <w:numPr>
          <w:ilvl w:val="0"/>
          <w:numId w:val="8"/>
        </w:numPr>
        <w:rPr>
          <w:lang w:val="en-US"/>
        </w:rPr>
      </w:pPr>
      <w:r>
        <w:rPr>
          <w:lang w:val="en-US"/>
        </w:rPr>
        <w:t>General description and drawings of the engineering arrangements</w:t>
      </w:r>
      <w:r w:rsidR="00FC5763">
        <w:rPr>
          <w:lang w:val="en-US"/>
        </w:rPr>
        <w:t>.</w:t>
      </w:r>
    </w:p>
    <w:p w14:paraId="0285B46D" w14:textId="3FE9A0AA" w:rsidR="00C35AA0" w:rsidRDefault="0097462F" w:rsidP="00C35AA0">
      <w:pPr>
        <w:pStyle w:val="PargrafodaLista"/>
        <w:numPr>
          <w:ilvl w:val="0"/>
          <w:numId w:val="8"/>
        </w:numPr>
        <w:rPr>
          <w:lang w:val="en-US"/>
        </w:rPr>
      </w:pPr>
      <w:r>
        <w:rPr>
          <w:lang w:val="en-US"/>
        </w:rPr>
        <w:t xml:space="preserve">Civil engineering </w:t>
      </w:r>
      <w:r w:rsidR="00C35AA0">
        <w:rPr>
          <w:lang w:val="en-US"/>
        </w:rPr>
        <w:t>drawings of powerhouses</w:t>
      </w:r>
      <w:r w:rsidR="00583F0D">
        <w:rPr>
          <w:lang w:val="en-US"/>
        </w:rPr>
        <w:t xml:space="preserve"> with different turbines</w:t>
      </w:r>
      <w:r w:rsidR="00FC5763">
        <w:rPr>
          <w:lang w:val="en-US"/>
        </w:rPr>
        <w:t>.</w:t>
      </w:r>
    </w:p>
    <w:p w14:paraId="7D6F3DC2" w14:textId="5B7853DC" w:rsidR="00C35AA0" w:rsidRDefault="00C35AA0" w:rsidP="00C35AA0">
      <w:pPr>
        <w:pStyle w:val="PargrafodaLista"/>
        <w:numPr>
          <w:ilvl w:val="0"/>
          <w:numId w:val="8"/>
        </w:numPr>
        <w:rPr>
          <w:lang w:val="en-US"/>
        </w:rPr>
      </w:pPr>
      <w:r>
        <w:rPr>
          <w:lang w:val="en-US"/>
        </w:rPr>
        <w:t>Budgets for early stages of project (identification, prefeasibility or feasibility studies)</w:t>
      </w:r>
      <w:r w:rsidR="00FC5763">
        <w:rPr>
          <w:lang w:val="en-US"/>
        </w:rPr>
        <w:t>.</w:t>
      </w:r>
    </w:p>
    <w:p w14:paraId="78274460" w14:textId="77777777" w:rsidR="009951D0" w:rsidRDefault="0097462F" w:rsidP="007028EE">
      <w:pPr>
        <w:pStyle w:val="PargrafodaLista"/>
        <w:numPr>
          <w:ilvl w:val="0"/>
          <w:numId w:val="8"/>
        </w:numPr>
        <w:rPr>
          <w:lang w:val="en-US"/>
        </w:rPr>
      </w:pPr>
      <w:r w:rsidRPr="009951D0">
        <w:rPr>
          <w:lang w:val="en-US"/>
        </w:rPr>
        <w:t xml:space="preserve">Civil engineering </w:t>
      </w:r>
      <w:r w:rsidR="00FC5763" w:rsidRPr="009951D0">
        <w:rPr>
          <w:lang w:val="en-US"/>
        </w:rPr>
        <w:t>design criteria.</w:t>
      </w:r>
    </w:p>
    <w:p w14:paraId="74A87CCF" w14:textId="0308801B" w:rsidR="00FF6663" w:rsidRPr="009951D0" w:rsidRDefault="00FF6663" w:rsidP="009951D0">
      <w:pPr>
        <w:rPr>
          <w:lang w:val="en-US"/>
        </w:rPr>
      </w:pPr>
      <w:r w:rsidRPr="009951D0">
        <w:rPr>
          <w:lang w:val="en-US"/>
        </w:rPr>
        <w:t xml:space="preserve">In the specific case of </w:t>
      </w:r>
      <w:r w:rsidR="00FC5763" w:rsidRPr="009951D0">
        <w:rPr>
          <w:lang w:val="en-US"/>
        </w:rPr>
        <w:t xml:space="preserve">electromechanical </w:t>
      </w:r>
      <w:r w:rsidRPr="009951D0">
        <w:rPr>
          <w:lang w:val="en-US"/>
        </w:rPr>
        <w:t xml:space="preserve">equipment, </w:t>
      </w:r>
      <w:r w:rsidR="009F7F5A" w:rsidRPr="009951D0">
        <w:rPr>
          <w:lang w:val="en-US"/>
        </w:rPr>
        <w:t>a</w:t>
      </w:r>
      <w:r w:rsidR="00CB39D6" w:rsidRPr="009951D0">
        <w:rPr>
          <w:lang w:val="en-US"/>
        </w:rPr>
        <w:t xml:space="preserve"> </w:t>
      </w:r>
      <w:r w:rsidRPr="009951D0">
        <w:rPr>
          <w:lang w:val="en-US"/>
        </w:rPr>
        <w:t xml:space="preserve">contact with manufacturers </w:t>
      </w:r>
      <w:r w:rsidR="009F7F5A" w:rsidRPr="009951D0">
        <w:rPr>
          <w:lang w:val="en-US"/>
        </w:rPr>
        <w:t>is</w:t>
      </w:r>
      <w:r w:rsidR="00CB39D6" w:rsidRPr="009951D0">
        <w:rPr>
          <w:lang w:val="en-US"/>
        </w:rPr>
        <w:t xml:space="preserve"> </w:t>
      </w:r>
      <w:r w:rsidR="009F7F5A" w:rsidRPr="009951D0">
        <w:rPr>
          <w:lang w:val="en-US"/>
        </w:rPr>
        <w:t>greatly appreciated</w:t>
      </w:r>
      <w:r w:rsidRPr="009951D0">
        <w:rPr>
          <w:lang w:val="en-US"/>
        </w:rPr>
        <w:t xml:space="preserve">. </w:t>
      </w:r>
      <w:r w:rsidR="009F7F5A" w:rsidRPr="009951D0">
        <w:rPr>
          <w:lang w:val="en-US"/>
        </w:rPr>
        <w:t>I</w:t>
      </w:r>
      <w:r w:rsidR="00CB39D6" w:rsidRPr="009951D0">
        <w:rPr>
          <w:lang w:val="en-US"/>
        </w:rPr>
        <w:t xml:space="preserve">f available, </w:t>
      </w:r>
      <w:r w:rsidRPr="009951D0">
        <w:rPr>
          <w:lang w:val="en-US"/>
        </w:rPr>
        <w:t xml:space="preserve">the </w:t>
      </w:r>
      <w:r w:rsidR="009F7F5A" w:rsidRPr="009951D0">
        <w:rPr>
          <w:lang w:val="en-US"/>
        </w:rPr>
        <w:t xml:space="preserve">following </w:t>
      </w:r>
      <w:r w:rsidR="009B1D57" w:rsidRPr="009951D0">
        <w:rPr>
          <w:lang w:val="en-US"/>
        </w:rPr>
        <w:t xml:space="preserve">information </w:t>
      </w:r>
      <w:r w:rsidR="009F7F5A" w:rsidRPr="009951D0">
        <w:rPr>
          <w:lang w:val="en-US"/>
        </w:rPr>
        <w:t>is also of interest</w:t>
      </w:r>
      <w:r w:rsidRPr="009951D0">
        <w:rPr>
          <w:lang w:val="en-US"/>
        </w:rPr>
        <w:t>:</w:t>
      </w:r>
    </w:p>
    <w:p w14:paraId="7EC90569" w14:textId="0562E7D2" w:rsidR="00FF6663" w:rsidRDefault="00583F0D" w:rsidP="00910768">
      <w:pPr>
        <w:pStyle w:val="PargrafodaLista"/>
        <w:numPr>
          <w:ilvl w:val="0"/>
          <w:numId w:val="8"/>
        </w:numPr>
        <w:rPr>
          <w:lang w:val="en-US"/>
        </w:rPr>
      </w:pPr>
      <w:r>
        <w:rPr>
          <w:lang w:val="en-US"/>
        </w:rPr>
        <w:t>M</w:t>
      </w:r>
      <w:r w:rsidRPr="00583F0D">
        <w:rPr>
          <w:lang w:val="en-US"/>
        </w:rPr>
        <w:t xml:space="preserve">anufacturers </w:t>
      </w:r>
      <w:r>
        <w:rPr>
          <w:lang w:val="en-US"/>
        </w:rPr>
        <w:t>c</w:t>
      </w:r>
      <w:r w:rsidRPr="00FF6663">
        <w:rPr>
          <w:lang w:val="en-US"/>
        </w:rPr>
        <w:t>atalogs</w:t>
      </w:r>
      <w:r w:rsidR="00FF6663" w:rsidRPr="00FF6663">
        <w:rPr>
          <w:lang w:val="en-US"/>
        </w:rPr>
        <w:t>.</w:t>
      </w:r>
    </w:p>
    <w:p w14:paraId="5F2A4A2E" w14:textId="23902EEF" w:rsidR="00FC5763" w:rsidRPr="00FF6663" w:rsidRDefault="0097462F" w:rsidP="00910768">
      <w:pPr>
        <w:pStyle w:val="PargrafodaLista"/>
        <w:numPr>
          <w:ilvl w:val="0"/>
          <w:numId w:val="8"/>
        </w:numPr>
        <w:rPr>
          <w:lang w:val="en-US"/>
        </w:rPr>
      </w:pPr>
      <w:r>
        <w:rPr>
          <w:lang w:val="en-US"/>
        </w:rPr>
        <w:t>T</w:t>
      </w:r>
      <w:r w:rsidR="009B1D57">
        <w:rPr>
          <w:lang w:val="en-US"/>
        </w:rPr>
        <w:t xml:space="preserve">urbines and pumps </w:t>
      </w:r>
      <w:r>
        <w:rPr>
          <w:lang w:val="en-US"/>
        </w:rPr>
        <w:t xml:space="preserve">design </w:t>
      </w:r>
      <w:r w:rsidR="009B1D57">
        <w:rPr>
          <w:lang w:val="en-US"/>
        </w:rPr>
        <w:t>schemes</w:t>
      </w:r>
      <w:r w:rsidR="00FC5763">
        <w:rPr>
          <w:lang w:val="en-US"/>
        </w:rPr>
        <w:t>.</w:t>
      </w:r>
    </w:p>
    <w:p w14:paraId="1A0641E7" w14:textId="3236019B" w:rsidR="0097462F" w:rsidRDefault="00FF6663" w:rsidP="00583F0D">
      <w:pPr>
        <w:pStyle w:val="PargrafodaLista"/>
        <w:numPr>
          <w:ilvl w:val="0"/>
          <w:numId w:val="8"/>
        </w:numPr>
        <w:rPr>
          <w:lang w:val="en-US"/>
        </w:rPr>
      </w:pPr>
      <w:r w:rsidRPr="00FF6663">
        <w:rPr>
          <w:lang w:val="en-US"/>
        </w:rPr>
        <w:t>Tables, graphs</w:t>
      </w:r>
      <w:r w:rsidR="00212EB9">
        <w:rPr>
          <w:lang w:val="en-US"/>
        </w:rPr>
        <w:t>,</w:t>
      </w:r>
      <w:r w:rsidR="0097462F">
        <w:rPr>
          <w:lang w:val="en-US"/>
        </w:rPr>
        <w:t xml:space="preserve"> or</w:t>
      </w:r>
      <w:r w:rsidR="0097462F" w:rsidRPr="00FF6663">
        <w:rPr>
          <w:lang w:val="en-US"/>
        </w:rPr>
        <w:t xml:space="preserve"> </w:t>
      </w:r>
      <w:r w:rsidRPr="00FF6663">
        <w:rPr>
          <w:lang w:val="en-US"/>
        </w:rPr>
        <w:t xml:space="preserve">abacus </w:t>
      </w:r>
      <w:r w:rsidR="009B1D57">
        <w:rPr>
          <w:lang w:val="en-US"/>
        </w:rPr>
        <w:t xml:space="preserve">for equipment </w:t>
      </w:r>
      <w:r w:rsidR="0097462F">
        <w:rPr>
          <w:lang w:val="en-US"/>
        </w:rPr>
        <w:t>selection (turbines and pumps).</w:t>
      </w:r>
    </w:p>
    <w:p w14:paraId="4DDFC21D" w14:textId="4C99051F" w:rsidR="009B1D57" w:rsidRDefault="009B1D57" w:rsidP="00583F0D">
      <w:pPr>
        <w:pStyle w:val="PargrafodaLista"/>
        <w:numPr>
          <w:ilvl w:val="0"/>
          <w:numId w:val="8"/>
        </w:numPr>
        <w:rPr>
          <w:lang w:val="en-US"/>
        </w:rPr>
      </w:pPr>
      <w:r>
        <w:rPr>
          <w:lang w:val="en-US"/>
        </w:rPr>
        <w:t xml:space="preserve">References of unit prices per </w:t>
      </w:r>
      <w:r w:rsidR="0097462F">
        <w:rPr>
          <w:lang w:val="en-US"/>
        </w:rPr>
        <w:t>ton for each equipment.</w:t>
      </w:r>
    </w:p>
    <w:p w14:paraId="6491DFC2" w14:textId="77777777" w:rsidR="009951D0" w:rsidRDefault="0097462F" w:rsidP="009951D0">
      <w:pPr>
        <w:pStyle w:val="PargrafodaLista"/>
        <w:numPr>
          <w:ilvl w:val="0"/>
          <w:numId w:val="8"/>
        </w:numPr>
        <w:rPr>
          <w:lang w:val="en-US"/>
        </w:rPr>
      </w:pPr>
      <w:r>
        <w:rPr>
          <w:lang w:val="en-US"/>
        </w:rPr>
        <w:t>Data plates or d</w:t>
      </w:r>
      <w:r w:rsidR="00583F0D">
        <w:rPr>
          <w:lang w:val="en-US"/>
        </w:rPr>
        <w:t xml:space="preserve">atasheet of </w:t>
      </w:r>
      <w:r w:rsidR="009B1D57">
        <w:rPr>
          <w:lang w:val="en-US"/>
        </w:rPr>
        <w:t>existing PSH, including main characteristics and weight.</w:t>
      </w:r>
      <w:r w:rsidR="009951D0">
        <w:rPr>
          <w:lang w:val="en-US"/>
        </w:rPr>
        <w:t xml:space="preserve"> </w:t>
      </w:r>
    </w:p>
    <w:p w14:paraId="1668BA1A" w14:textId="41FE440A" w:rsidR="00743079" w:rsidRPr="009951D0" w:rsidRDefault="00743079" w:rsidP="009951D0">
      <w:pPr>
        <w:rPr>
          <w:lang w:val="en-US"/>
        </w:rPr>
      </w:pPr>
      <w:r w:rsidRPr="009951D0">
        <w:rPr>
          <w:szCs w:val="22"/>
          <w:lang w:val="en-US"/>
        </w:rPr>
        <w:t>In the regulatory scenario, some aspects are greatly appreciated</w:t>
      </w:r>
      <w:r w:rsidR="00775A4E" w:rsidRPr="009951D0">
        <w:rPr>
          <w:szCs w:val="22"/>
          <w:lang w:val="en-US"/>
        </w:rPr>
        <w:t xml:space="preserve"> to be reported</w:t>
      </w:r>
      <w:r w:rsidRPr="009951D0">
        <w:rPr>
          <w:szCs w:val="22"/>
          <w:lang w:val="en-US"/>
        </w:rPr>
        <w:t xml:space="preserve">, if available. These aspects would be the </w:t>
      </w:r>
      <w:r w:rsidR="00775A4E" w:rsidRPr="009951D0">
        <w:rPr>
          <w:szCs w:val="22"/>
          <w:lang w:val="en-US"/>
        </w:rPr>
        <w:t>following</w:t>
      </w:r>
      <w:r w:rsidRPr="009951D0">
        <w:rPr>
          <w:szCs w:val="22"/>
          <w:lang w:val="en-US"/>
        </w:rPr>
        <w:t>:</w:t>
      </w:r>
    </w:p>
    <w:p w14:paraId="3397CDD8" w14:textId="55B04923" w:rsidR="00743079" w:rsidRPr="009951D0" w:rsidRDefault="00C953EE" w:rsidP="009951D0">
      <w:pPr>
        <w:pStyle w:val="PargrafodaLista"/>
        <w:numPr>
          <w:ilvl w:val="0"/>
          <w:numId w:val="8"/>
        </w:numPr>
        <w:rPr>
          <w:lang w:val="en-US"/>
        </w:rPr>
      </w:pPr>
      <w:r w:rsidRPr="009951D0">
        <w:rPr>
          <w:lang w:val="en-US"/>
        </w:rPr>
        <w:t>State-of-the-art of the regulat</w:t>
      </w:r>
      <w:r w:rsidR="00F8030C" w:rsidRPr="009951D0">
        <w:rPr>
          <w:lang w:val="en-US"/>
        </w:rPr>
        <w:t>ory</w:t>
      </w:r>
      <w:r w:rsidRPr="009951D0">
        <w:rPr>
          <w:lang w:val="en-US"/>
        </w:rPr>
        <w:t xml:space="preserve"> scenarios about the PSH in China, France, </w:t>
      </w:r>
      <w:proofErr w:type="gramStart"/>
      <w:r w:rsidRPr="009951D0">
        <w:rPr>
          <w:lang w:val="en-US"/>
        </w:rPr>
        <w:t>Canada</w:t>
      </w:r>
      <w:proofErr w:type="gramEnd"/>
      <w:r w:rsidRPr="009951D0">
        <w:rPr>
          <w:lang w:val="en-US"/>
        </w:rPr>
        <w:t xml:space="preserve"> and some other countries whose information is available</w:t>
      </w:r>
      <w:r w:rsidR="00F8030C" w:rsidRPr="009951D0">
        <w:rPr>
          <w:lang w:val="en-US"/>
        </w:rPr>
        <w:t xml:space="preserve">. These scenarios are related with the type of </w:t>
      </w:r>
      <w:r w:rsidR="007703CD">
        <w:rPr>
          <w:lang w:val="en-US"/>
        </w:rPr>
        <w:t>policies</w:t>
      </w:r>
      <w:r w:rsidR="007703CD" w:rsidRPr="009951D0">
        <w:rPr>
          <w:lang w:val="en-US"/>
        </w:rPr>
        <w:t xml:space="preserve"> </w:t>
      </w:r>
      <w:r w:rsidR="00775A4E" w:rsidRPr="009951D0">
        <w:rPr>
          <w:lang w:val="en-US"/>
        </w:rPr>
        <w:t>adopted by the</w:t>
      </w:r>
      <w:r w:rsidR="00F8030C" w:rsidRPr="009951D0">
        <w:rPr>
          <w:lang w:val="en-US"/>
        </w:rPr>
        <w:t>se countries.</w:t>
      </w:r>
    </w:p>
    <w:p w14:paraId="63D34EFE" w14:textId="39C020ED" w:rsidR="00C953EE" w:rsidRPr="009951D0" w:rsidRDefault="00F8030C" w:rsidP="009951D0">
      <w:pPr>
        <w:pStyle w:val="PargrafodaLista"/>
        <w:numPr>
          <w:ilvl w:val="0"/>
          <w:numId w:val="8"/>
        </w:numPr>
        <w:rPr>
          <w:lang w:val="en-US"/>
        </w:rPr>
      </w:pPr>
      <w:r w:rsidRPr="009951D0">
        <w:rPr>
          <w:lang w:val="en-US"/>
        </w:rPr>
        <w:t>Market design</w:t>
      </w:r>
      <w:r w:rsidR="00C953EE" w:rsidRPr="009951D0">
        <w:rPr>
          <w:lang w:val="en-US"/>
        </w:rPr>
        <w:t xml:space="preserve"> of the PSH in </w:t>
      </w:r>
      <w:r w:rsidRPr="009951D0">
        <w:rPr>
          <w:lang w:val="en-US"/>
        </w:rPr>
        <w:t xml:space="preserve">these </w:t>
      </w:r>
      <w:r w:rsidR="0011660F" w:rsidRPr="009951D0">
        <w:rPr>
          <w:lang w:val="en-US"/>
        </w:rPr>
        <w:t xml:space="preserve">mentioned </w:t>
      </w:r>
      <w:r w:rsidRPr="009951D0">
        <w:rPr>
          <w:lang w:val="en-US"/>
        </w:rPr>
        <w:t>countries</w:t>
      </w:r>
      <w:r w:rsidR="00775A4E" w:rsidRPr="009951D0">
        <w:rPr>
          <w:lang w:val="en-US"/>
        </w:rPr>
        <w:t>: constrains, subsidies, etc</w:t>
      </w:r>
      <w:r w:rsidRPr="009951D0">
        <w:rPr>
          <w:lang w:val="en-US"/>
        </w:rPr>
        <w:t>.</w:t>
      </w:r>
    </w:p>
    <w:p w14:paraId="436A35B1" w14:textId="7D188F0F" w:rsidR="00F8030C" w:rsidRPr="009951D0" w:rsidRDefault="00135CAD" w:rsidP="009951D0">
      <w:pPr>
        <w:pStyle w:val="PargrafodaLista"/>
        <w:numPr>
          <w:ilvl w:val="0"/>
          <w:numId w:val="8"/>
        </w:numPr>
        <w:rPr>
          <w:lang w:val="en-US"/>
        </w:rPr>
      </w:pPr>
      <w:r w:rsidRPr="009951D0">
        <w:rPr>
          <w:lang w:val="en-US"/>
        </w:rPr>
        <w:t>Legal aspects</w:t>
      </w:r>
      <w:r w:rsidR="00F8030C" w:rsidRPr="009951D0">
        <w:rPr>
          <w:lang w:val="en-US"/>
        </w:rPr>
        <w:t xml:space="preserve"> related to the </w:t>
      </w:r>
      <w:r w:rsidR="0011660F" w:rsidRPr="009951D0">
        <w:rPr>
          <w:lang w:val="en-US"/>
        </w:rPr>
        <w:t>business</w:t>
      </w:r>
      <w:r w:rsidR="00F8030C" w:rsidRPr="009951D0">
        <w:rPr>
          <w:lang w:val="en-US"/>
        </w:rPr>
        <w:t xml:space="preserve"> models and operation models </w:t>
      </w:r>
      <w:r w:rsidRPr="009951D0">
        <w:rPr>
          <w:lang w:val="en-US"/>
        </w:rPr>
        <w:t>of the PSH in these countries.</w:t>
      </w:r>
    </w:p>
    <w:p w14:paraId="184D9C63" w14:textId="1AF09304" w:rsidR="00910768" w:rsidRPr="0005620D" w:rsidRDefault="00910768" w:rsidP="00910768">
      <w:pPr>
        <w:rPr>
          <w:lang w:val="en-US"/>
        </w:rPr>
      </w:pPr>
    </w:p>
    <w:p w14:paraId="300F06E4" w14:textId="7DF6B471" w:rsidR="00EB689C" w:rsidRDefault="00775A4E" w:rsidP="0011660F">
      <w:pPr>
        <w:spacing w:before="0" w:after="160" w:line="259" w:lineRule="auto"/>
        <w:rPr>
          <w:lang w:val="en-US"/>
        </w:rPr>
      </w:pPr>
      <w:r>
        <w:rPr>
          <w:lang w:val="en-US"/>
        </w:rPr>
        <w:t>Following the r</w:t>
      </w:r>
      <w:r w:rsidR="00FD033E">
        <w:rPr>
          <w:lang w:val="en-US"/>
        </w:rPr>
        <w:t xml:space="preserve">egulatory </w:t>
      </w:r>
      <w:r>
        <w:rPr>
          <w:lang w:val="en-US"/>
        </w:rPr>
        <w:t>questions</w:t>
      </w:r>
      <w:r w:rsidR="00FD033E">
        <w:rPr>
          <w:lang w:val="en-US"/>
        </w:rPr>
        <w:t xml:space="preserve"> </w:t>
      </w:r>
      <w:r w:rsidR="007703CD">
        <w:rPr>
          <w:lang w:val="en-US"/>
        </w:rPr>
        <w:t>addressed</w:t>
      </w:r>
      <w:r w:rsidR="00CD0A18">
        <w:rPr>
          <w:lang w:val="en-US"/>
        </w:rPr>
        <w:t xml:space="preserve"> to regulatory team of project sponsor coun</w:t>
      </w:r>
      <w:r w:rsidR="00AF498F">
        <w:rPr>
          <w:lang w:val="en-US"/>
        </w:rPr>
        <w:t xml:space="preserve">try in China, France, </w:t>
      </w:r>
      <w:proofErr w:type="gramStart"/>
      <w:r w:rsidR="00AF498F">
        <w:rPr>
          <w:lang w:val="en-US"/>
        </w:rPr>
        <w:t>Canada</w:t>
      </w:r>
      <w:proofErr w:type="gramEnd"/>
      <w:r w:rsidR="00A17119">
        <w:rPr>
          <w:lang w:val="en-US"/>
        </w:rPr>
        <w:t xml:space="preserve"> or other countries where the sponsors have developed PSH projects</w:t>
      </w:r>
      <w:r w:rsidR="00AF498F">
        <w:rPr>
          <w:lang w:val="en-US"/>
        </w:rPr>
        <w:t>:</w:t>
      </w:r>
    </w:p>
    <w:p w14:paraId="66049FEA" w14:textId="0E4B0410" w:rsidR="00FD033E" w:rsidRPr="00FD033E" w:rsidRDefault="00FD033E" w:rsidP="00AF498F">
      <w:pPr>
        <w:pStyle w:val="PargrafodaLista"/>
        <w:numPr>
          <w:ilvl w:val="0"/>
          <w:numId w:val="9"/>
        </w:numPr>
        <w:rPr>
          <w:lang w:val="en-US"/>
        </w:rPr>
      </w:pPr>
      <w:r w:rsidRPr="00FD033E">
        <w:rPr>
          <w:lang w:val="en-US"/>
        </w:rPr>
        <w:t xml:space="preserve">What is the current construction stage of pumped-storage hydroelectric (PSH) in </w:t>
      </w:r>
      <w:r w:rsidR="00CD0A18">
        <w:rPr>
          <w:lang w:val="en-US"/>
        </w:rPr>
        <w:t>your country</w:t>
      </w:r>
      <w:r w:rsidRPr="00FD033E">
        <w:rPr>
          <w:lang w:val="en-US"/>
        </w:rPr>
        <w:t>?</w:t>
      </w:r>
    </w:p>
    <w:p w14:paraId="6C45071B" w14:textId="7BF67788" w:rsidR="00CD0A18" w:rsidRPr="00FD033E" w:rsidRDefault="00CD0A18" w:rsidP="00AF498F">
      <w:pPr>
        <w:pStyle w:val="PargrafodaLista"/>
        <w:numPr>
          <w:ilvl w:val="0"/>
          <w:numId w:val="9"/>
        </w:numPr>
        <w:rPr>
          <w:lang w:val="en-US"/>
        </w:rPr>
      </w:pPr>
      <w:r>
        <w:rPr>
          <w:lang w:val="en-US"/>
        </w:rPr>
        <w:t xml:space="preserve">How are </w:t>
      </w:r>
      <w:r w:rsidRPr="00FD033E">
        <w:rPr>
          <w:lang w:val="en-US"/>
        </w:rPr>
        <w:t xml:space="preserve">PSH </w:t>
      </w:r>
      <w:r>
        <w:rPr>
          <w:lang w:val="en-US"/>
        </w:rPr>
        <w:t xml:space="preserve">operated </w:t>
      </w:r>
      <w:r w:rsidRPr="00FD033E">
        <w:rPr>
          <w:lang w:val="en-US"/>
        </w:rPr>
        <w:t xml:space="preserve">in </w:t>
      </w:r>
      <w:r>
        <w:rPr>
          <w:lang w:val="en-US"/>
        </w:rPr>
        <w:t>your country</w:t>
      </w:r>
      <w:r w:rsidRPr="00FD033E">
        <w:rPr>
          <w:lang w:val="en-US"/>
        </w:rPr>
        <w:t>?</w:t>
      </w:r>
    </w:p>
    <w:p w14:paraId="3CEABFC8" w14:textId="4ABCE0DD" w:rsidR="00FD033E" w:rsidRDefault="00947E0D" w:rsidP="00AF498F">
      <w:pPr>
        <w:pStyle w:val="PargrafodaLista"/>
        <w:numPr>
          <w:ilvl w:val="0"/>
          <w:numId w:val="9"/>
        </w:numPr>
        <w:rPr>
          <w:lang w:val="en-US"/>
        </w:rPr>
      </w:pPr>
      <w:r>
        <w:rPr>
          <w:lang w:val="en-US"/>
        </w:rPr>
        <w:lastRenderedPageBreak/>
        <w:t>How</w:t>
      </w:r>
      <w:r w:rsidR="00FD033E" w:rsidRPr="00FD033E">
        <w:rPr>
          <w:lang w:val="en-US"/>
        </w:rPr>
        <w:t xml:space="preserve"> </w:t>
      </w:r>
      <w:r>
        <w:rPr>
          <w:lang w:val="en-US"/>
        </w:rPr>
        <w:t>will</w:t>
      </w:r>
      <w:r w:rsidR="00CD0A18">
        <w:rPr>
          <w:lang w:val="en-US"/>
        </w:rPr>
        <w:t xml:space="preserve"> the </w:t>
      </w:r>
      <w:r>
        <w:rPr>
          <w:lang w:val="en-US"/>
        </w:rPr>
        <w:t xml:space="preserve">decarbonizing </w:t>
      </w:r>
      <w:r w:rsidR="00FD033E" w:rsidRPr="00FD033E">
        <w:rPr>
          <w:lang w:val="en-US"/>
        </w:rPr>
        <w:t xml:space="preserve">target </w:t>
      </w:r>
      <w:r>
        <w:rPr>
          <w:lang w:val="en-US"/>
        </w:rPr>
        <w:t>of your country (e.g., France wants to achieve</w:t>
      </w:r>
      <w:r w:rsidR="00FD033E" w:rsidRPr="00FD033E">
        <w:rPr>
          <w:lang w:val="en-US"/>
        </w:rPr>
        <w:t xml:space="preserve"> 40% renewable energy in the energy matrix by 2030</w:t>
      </w:r>
      <w:r>
        <w:rPr>
          <w:lang w:val="en-US"/>
        </w:rPr>
        <w:t>) impact</w:t>
      </w:r>
      <w:r w:rsidR="00FD033E" w:rsidRPr="00FD033E">
        <w:rPr>
          <w:lang w:val="en-US"/>
        </w:rPr>
        <w:t xml:space="preserve"> the </w:t>
      </w:r>
      <w:r w:rsidR="009F7F5A" w:rsidRPr="00FD033E">
        <w:rPr>
          <w:lang w:val="en-US"/>
        </w:rPr>
        <w:t xml:space="preserve">construction </w:t>
      </w:r>
      <w:r w:rsidR="009F7F5A">
        <w:rPr>
          <w:lang w:val="en-US"/>
        </w:rPr>
        <w:t xml:space="preserve">of new </w:t>
      </w:r>
      <w:r w:rsidR="00FD033E" w:rsidRPr="00FD033E">
        <w:rPr>
          <w:lang w:val="en-US"/>
        </w:rPr>
        <w:t>PSH?</w:t>
      </w:r>
    </w:p>
    <w:p w14:paraId="722CE979" w14:textId="6D3CDBD2" w:rsidR="004D6153" w:rsidRPr="009951D0" w:rsidRDefault="004D6153" w:rsidP="00AF498F">
      <w:pPr>
        <w:pStyle w:val="PargrafodaLista"/>
        <w:numPr>
          <w:ilvl w:val="0"/>
          <w:numId w:val="9"/>
        </w:numPr>
        <w:rPr>
          <w:lang w:val="en-US"/>
        </w:rPr>
      </w:pPr>
      <w:r w:rsidRPr="009951D0">
        <w:rPr>
          <w:lang w:val="en-US"/>
        </w:rPr>
        <w:t xml:space="preserve">In a scenario of great </w:t>
      </w:r>
      <w:r w:rsidR="007703CD">
        <w:rPr>
          <w:lang w:val="en-US"/>
        </w:rPr>
        <w:t>expansion</w:t>
      </w:r>
      <w:r w:rsidR="007703CD" w:rsidRPr="009951D0">
        <w:rPr>
          <w:lang w:val="en-US"/>
        </w:rPr>
        <w:t xml:space="preserve"> </w:t>
      </w:r>
      <w:r w:rsidRPr="009951D0">
        <w:rPr>
          <w:lang w:val="en-US"/>
        </w:rPr>
        <w:t>of renewables</w:t>
      </w:r>
      <w:r w:rsidR="0011660F" w:rsidRPr="009951D0">
        <w:rPr>
          <w:lang w:val="en-US"/>
        </w:rPr>
        <w:t xml:space="preserve"> in electric</w:t>
      </w:r>
      <w:r w:rsidR="00AF498F" w:rsidRPr="009951D0">
        <w:rPr>
          <w:lang w:val="en-US"/>
        </w:rPr>
        <w:t>ity market,</w:t>
      </w:r>
      <w:r w:rsidR="0011660F" w:rsidRPr="009951D0">
        <w:rPr>
          <w:lang w:val="en-US"/>
        </w:rPr>
        <w:t xml:space="preserve"> especially </w:t>
      </w:r>
      <w:r w:rsidRPr="009951D0">
        <w:rPr>
          <w:lang w:val="en-US"/>
        </w:rPr>
        <w:t>photovoltaic and wind, what are the chances that hybrid ventures wi</w:t>
      </w:r>
      <w:r w:rsidR="0011660F" w:rsidRPr="009951D0">
        <w:rPr>
          <w:lang w:val="en-US"/>
        </w:rPr>
        <w:t>ll be installed in your country?</w:t>
      </w:r>
      <w:r w:rsidRPr="009951D0">
        <w:rPr>
          <w:lang w:val="en-US"/>
        </w:rPr>
        <w:t xml:space="preserve"> Do these</w:t>
      </w:r>
      <w:r w:rsidR="0011660F" w:rsidRPr="009951D0">
        <w:rPr>
          <w:lang w:val="en-US"/>
        </w:rPr>
        <w:t xml:space="preserve"> hybrid </w:t>
      </w:r>
      <w:r w:rsidRPr="009951D0">
        <w:rPr>
          <w:lang w:val="en-US"/>
        </w:rPr>
        <w:t xml:space="preserve">developments consider PHS? Is there a regulatory </w:t>
      </w:r>
      <w:r w:rsidR="0011660F" w:rsidRPr="009951D0">
        <w:rPr>
          <w:lang w:val="en-US"/>
        </w:rPr>
        <w:t>agenda</w:t>
      </w:r>
      <w:r w:rsidRPr="009951D0">
        <w:rPr>
          <w:lang w:val="en-US"/>
        </w:rPr>
        <w:t xml:space="preserve"> </w:t>
      </w:r>
      <w:r w:rsidR="00586C79">
        <w:rPr>
          <w:lang w:val="en-US"/>
        </w:rPr>
        <w:t>to make it possible</w:t>
      </w:r>
      <w:r w:rsidRPr="009951D0">
        <w:rPr>
          <w:lang w:val="en-US"/>
        </w:rPr>
        <w:t>?</w:t>
      </w:r>
    </w:p>
    <w:p w14:paraId="6BF92077" w14:textId="031906F7" w:rsidR="00FD033E" w:rsidRPr="00FD033E" w:rsidRDefault="00FD033E" w:rsidP="00AF498F">
      <w:pPr>
        <w:pStyle w:val="PargrafodaLista"/>
        <w:numPr>
          <w:ilvl w:val="0"/>
          <w:numId w:val="9"/>
        </w:numPr>
        <w:rPr>
          <w:lang w:val="en-US"/>
        </w:rPr>
      </w:pPr>
      <w:r w:rsidRPr="00FD033E">
        <w:rPr>
          <w:lang w:val="en-US"/>
        </w:rPr>
        <w:t xml:space="preserve">Are there any specific legal instruments for PSH in </w:t>
      </w:r>
      <w:r w:rsidR="00947E0D">
        <w:rPr>
          <w:lang w:val="en-US"/>
        </w:rPr>
        <w:t>your country</w:t>
      </w:r>
      <w:r w:rsidRPr="00FD033E">
        <w:rPr>
          <w:lang w:val="en-US"/>
        </w:rPr>
        <w:t>?</w:t>
      </w:r>
    </w:p>
    <w:p w14:paraId="1788AA5B" w14:textId="683C5C9A" w:rsidR="00FD033E" w:rsidRPr="00FD033E" w:rsidRDefault="00FD033E" w:rsidP="00AF498F">
      <w:pPr>
        <w:pStyle w:val="PargrafodaLista"/>
        <w:numPr>
          <w:ilvl w:val="0"/>
          <w:numId w:val="9"/>
        </w:numPr>
        <w:rPr>
          <w:lang w:val="en-US"/>
        </w:rPr>
      </w:pPr>
      <w:r w:rsidRPr="00FD033E">
        <w:rPr>
          <w:lang w:val="en-US"/>
        </w:rPr>
        <w:t xml:space="preserve">Is there </w:t>
      </w:r>
      <w:r w:rsidR="00CD0A18">
        <w:rPr>
          <w:lang w:val="en-US"/>
        </w:rPr>
        <w:t>a R&amp;D</w:t>
      </w:r>
      <w:r w:rsidRPr="00FD033E">
        <w:rPr>
          <w:lang w:val="en-US"/>
        </w:rPr>
        <w:t xml:space="preserve"> </w:t>
      </w:r>
      <w:r w:rsidR="00CD0A18">
        <w:rPr>
          <w:lang w:val="en-US"/>
        </w:rPr>
        <w:t>on</w:t>
      </w:r>
      <w:r w:rsidRPr="00FD033E">
        <w:rPr>
          <w:lang w:val="en-US"/>
        </w:rPr>
        <w:t xml:space="preserve"> PSH</w:t>
      </w:r>
      <w:r w:rsidR="00947E0D">
        <w:rPr>
          <w:lang w:val="en-US"/>
        </w:rPr>
        <w:t xml:space="preserve"> in your country</w:t>
      </w:r>
      <w:r w:rsidRPr="00FD033E">
        <w:rPr>
          <w:lang w:val="en-US"/>
        </w:rPr>
        <w:t>? If so, what are the object</w:t>
      </w:r>
      <w:r w:rsidR="00CD0A18">
        <w:rPr>
          <w:lang w:val="en-US"/>
        </w:rPr>
        <w:t>ive</w:t>
      </w:r>
      <w:r w:rsidRPr="00FD033E">
        <w:rPr>
          <w:lang w:val="en-US"/>
        </w:rPr>
        <w:t>s of research?</w:t>
      </w:r>
    </w:p>
    <w:p w14:paraId="757B3A8D" w14:textId="26320B4C" w:rsidR="00FD033E" w:rsidRPr="00FD033E" w:rsidRDefault="00FD033E" w:rsidP="00AF498F">
      <w:pPr>
        <w:pStyle w:val="PargrafodaLista"/>
        <w:numPr>
          <w:ilvl w:val="0"/>
          <w:numId w:val="9"/>
        </w:numPr>
        <w:rPr>
          <w:lang w:val="en-US"/>
        </w:rPr>
      </w:pPr>
      <w:r w:rsidRPr="00FD033E">
        <w:rPr>
          <w:lang w:val="en-US"/>
        </w:rPr>
        <w:t xml:space="preserve">Regarding the tariff model, what </w:t>
      </w:r>
      <w:r w:rsidR="00CD0A18">
        <w:rPr>
          <w:lang w:val="en-US"/>
        </w:rPr>
        <w:t>is the current discussion or trend</w:t>
      </w:r>
      <w:r w:rsidRPr="00FD033E">
        <w:rPr>
          <w:lang w:val="en-US"/>
        </w:rPr>
        <w:t xml:space="preserve"> to remunerate PSH in </w:t>
      </w:r>
      <w:r w:rsidR="00947E0D">
        <w:rPr>
          <w:lang w:val="en-US"/>
        </w:rPr>
        <w:t>your country</w:t>
      </w:r>
      <w:r w:rsidRPr="00FD033E">
        <w:rPr>
          <w:lang w:val="en-US"/>
        </w:rPr>
        <w:t>? Is feed</w:t>
      </w:r>
      <w:r w:rsidR="00CD0A18">
        <w:rPr>
          <w:lang w:val="en-US"/>
        </w:rPr>
        <w:t>-</w:t>
      </w:r>
      <w:r w:rsidRPr="00FD033E">
        <w:rPr>
          <w:lang w:val="en-US"/>
        </w:rPr>
        <w:t>in</w:t>
      </w:r>
      <w:r w:rsidR="00CD0A18">
        <w:rPr>
          <w:lang w:val="en-US"/>
        </w:rPr>
        <w:t>-</w:t>
      </w:r>
      <w:r w:rsidRPr="00FD033E">
        <w:rPr>
          <w:lang w:val="en-US"/>
        </w:rPr>
        <w:t xml:space="preserve">tariff </w:t>
      </w:r>
      <w:r w:rsidR="00CD0A18">
        <w:rPr>
          <w:lang w:val="en-US"/>
        </w:rPr>
        <w:t>being considered</w:t>
      </w:r>
      <w:r w:rsidRPr="00FD033E">
        <w:rPr>
          <w:lang w:val="en-US"/>
        </w:rPr>
        <w:t xml:space="preserve">? If so, </w:t>
      </w:r>
      <w:r w:rsidR="00CD0A18">
        <w:rPr>
          <w:lang w:val="en-US"/>
        </w:rPr>
        <w:t xml:space="preserve">for </w:t>
      </w:r>
      <w:r w:rsidRPr="00FD033E">
        <w:rPr>
          <w:lang w:val="en-US"/>
        </w:rPr>
        <w:t>how long?</w:t>
      </w:r>
    </w:p>
    <w:p w14:paraId="0CC6129B" w14:textId="3AAD0331" w:rsidR="00FD033E" w:rsidRPr="00FD033E" w:rsidRDefault="00FD033E" w:rsidP="00AF498F">
      <w:pPr>
        <w:pStyle w:val="PargrafodaLista"/>
        <w:numPr>
          <w:ilvl w:val="0"/>
          <w:numId w:val="9"/>
        </w:numPr>
        <w:rPr>
          <w:lang w:val="en-US"/>
        </w:rPr>
      </w:pPr>
      <w:r w:rsidRPr="00FD033E">
        <w:rPr>
          <w:lang w:val="en-US"/>
        </w:rPr>
        <w:t xml:space="preserve">What other revenue </w:t>
      </w:r>
      <w:r w:rsidR="00947E0D">
        <w:rPr>
          <w:lang w:val="en-US"/>
        </w:rPr>
        <w:t xml:space="preserve">streams for PSH exist or </w:t>
      </w:r>
      <w:r w:rsidR="00CD0A18">
        <w:rPr>
          <w:lang w:val="en-US"/>
        </w:rPr>
        <w:t>being proposed</w:t>
      </w:r>
      <w:r w:rsidR="00947E0D">
        <w:rPr>
          <w:lang w:val="en-US"/>
        </w:rPr>
        <w:t xml:space="preserve"> in your country</w:t>
      </w:r>
      <w:r w:rsidRPr="00FD033E">
        <w:rPr>
          <w:lang w:val="en-US"/>
        </w:rPr>
        <w:t>? (e.g.: energy arbitration; ancillary services; avoided cost model - virtual plant; green energy market integrated with wind and solar plants)</w:t>
      </w:r>
    </w:p>
    <w:p w14:paraId="0942095C" w14:textId="162ECFCF" w:rsidR="002573C3" w:rsidRDefault="00947E0D" w:rsidP="00AF498F">
      <w:pPr>
        <w:pStyle w:val="PargrafodaLista"/>
        <w:numPr>
          <w:ilvl w:val="0"/>
          <w:numId w:val="9"/>
        </w:numPr>
        <w:rPr>
          <w:lang w:val="en-US"/>
        </w:rPr>
      </w:pPr>
      <w:r>
        <w:rPr>
          <w:lang w:val="en-US"/>
        </w:rPr>
        <w:t xml:space="preserve">Does the current </w:t>
      </w:r>
      <w:r w:rsidR="00FD033E" w:rsidRPr="00FD033E">
        <w:rPr>
          <w:lang w:val="en-US"/>
        </w:rPr>
        <w:t xml:space="preserve">business model of PSH </w:t>
      </w:r>
      <w:r w:rsidR="00CD0A18">
        <w:rPr>
          <w:lang w:val="en-US"/>
        </w:rPr>
        <w:t>depend on</w:t>
      </w:r>
      <w:r w:rsidR="00FD033E" w:rsidRPr="00FD033E">
        <w:rPr>
          <w:lang w:val="en-US"/>
        </w:rPr>
        <w:t xml:space="preserve"> monopoly? </w:t>
      </w:r>
      <w:r w:rsidR="00CD0A18">
        <w:rPr>
          <w:lang w:val="en-US"/>
        </w:rPr>
        <w:t>I</w:t>
      </w:r>
      <w:r w:rsidR="00FD033E" w:rsidRPr="00FD033E">
        <w:rPr>
          <w:lang w:val="en-US"/>
        </w:rPr>
        <w:t xml:space="preserve">s there a trend towards </w:t>
      </w:r>
      <w:r w:rsidR="00CD0A18">
        <w:rPr>
          <w:lang w:val="en-US"/>
        </w:rPr>
        <w:t>opening PSH development to independent producers</w:t>
      </w:r>
      <w:r w:rsidR="00FD033E" w:rsidRPr="00FD033E">
        <w:rPr>
          <w:lang w:val="en-US"/>
        </w:rPr>
        <w:t>?</w:t>
      </w:r>
    </w:p>
    <w:p w14:paraId="6C8176F5" w14:textId="58414FD7" w:rsidR="0011660F" w:rsidRPr="009951D0" w:rsidRDefault="00775A4E" w:rsidP="00775A4E">
      <w:pPr>
        <w:rPr>
          <w:szCs w:val="22"/>
          <w:lang w:val="en-US"/>
        </w:rPr>
      </w:pPr>
      <w:r w:rsidRPr="009951D0">
        <w:rPr>
          <w:szCs w:val="22"/>
          <w:lang w:val="en-US"/>
        </w:rPr>
        <w:t>Following the R&amp;D project timeline; in blue the planned activities, in dark green the activities performed, and in light green the rescheduled activities.</w:t>
      </w:r>
    </w:p>
    <w:p w14:paraId="07A67F7E" w14:textId="1975B9AD" w:rsidR="0011660F" w:rsidRDefault="0011660F" w:rsidP="00251FEB">
      <w:pPr>
        <w:pStyle w:val="PargrafodaLista"/>
        <w:ind w:left="0"/>
        <w:rPr>
          <w:ins w:id="1" w:author="Fabio Monteiro Steiner" w:date="2021-02-19T09:58:00Z"/>
          <w:lang w:val="en-US"/>
        </w:rPr>
      </w:pPr>
      <w:r>
        <w:rPr>
          <w:noProof/>
          <w:lang w:eastAsia="pt-BR"/>
        </w:rPr>
        <w:lastRenderedPageBreak/>
        <w:drawing>
          <wp:inline distT="0" distB="0" distL="0" distR="0" wp14:anchorId="5460DE77" wp14:editId="2343530C">
            <wp:extent cx="5367655" cy="8892540"/>
            <wp:effectExtent l="0" t="0" r="4445" b="3810"/>
            <wp:docPr id="2" name="Imagem 1">
              <a:extLst xmlns:a="http://schemas.openxmlformats.org/drawingml/2006/main">
                <a:ext uri="{FF2B5EF4-FFF2-40B4-BE49-F238E27FC236}">
                  <a16:creationId xmlns:a16="http://schemas.microsoft.com/office/drawing/2014/main" id="{79BEE030-CC3A-4EA1-8092-5BBDF9B0AB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a:extLst>
                        <a:ext uri="{FF2B5EF4-FFF2-40B4-BE49-F238E27FC236}">
                          <a16:creationId xmlns:a16="http://schemas.microsoft.com/office/drawing/2014/main" id="{79BEE030-CC3A-4EA1-8092-5BBDF9B0ABC2}"/>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67655" cy="8892540"/>
                    </a:xfrm>
                    <a:prstGeom prst="rect">
                      <a:avLst/>
                    </a:prstGeom>
                    <a:noFill/>
                  </pic:spPr>
                </pic:pic>
              </a:graphicData>
            </a:graphic>
          </wp:inline>
        </w:drawing>
      </w:r>
    </w:p>
    <w:p w14:paraId="14F0EF15" w14:textId="5403C270" w:rsidR="00380478" w:rsidRDefault="00380478" w:rsidP="00251FEB">
      <w:pPr>
        <w:pStyle w:val="PargrafodaLista"/>
        <w:ind w:left="0"/>
        <w:rPr>
          <w:ins w:id="2" w:author="Fabio Monteiro Steiner" w:date="2021-02-19T10:22:00Z"/>
          <w:lang w:val="en-US"/>
        </w:rPr>
      </w:pPr>
      <w:ins w:id="3" w:author="Fabio Monteiro Steiner" w:date="2021-02-19T10:13:00Z">
        <w:r>
          <w:rPr>
            <w:lang w:val="en-US"/>
          </w:rPr>
          <w:lastRenderedPageBreak/>
          <w:t>W</w:t>
        </w:r>
        <w:r w:rsidRPr="00380478">
          <w:rPr>
            <w:lang w:val="en-US"/>
          </w:rPr>
          <w:t>e thank you</w:t>
        </w:r>
        <w:r w:rsidR="00804FEB">
          <w:rPr>
            <w:lang w:val="en-US"/>
          </w:rPr>
          <w:t>, in advance,</w:t>
        </w:r>
        <w:r w:rsidRPr="00380478">
          <w:rPr>
            <w:lang w:val="en-US"/>
          </w:rPr>
          <w:t xml:space="preserve"> for your attention and cooperation</w:t>
        </w:r>
        <w:r w:rsidR="00804FEB">
          <w:rPr>
            <w:lang w:val="en-US"/>
          </w:rPr>
          <w:t>.</w:t>
        </w:r>
      </w:ins>
    </w:p>
    <w:p w14:paraId="2BCA3FE8" w14:textId="77777777" w:rsidR="00A75233" w:rsidRDefault="00A75233" w:rsidP="00251FEB">
      <w:pPr>
        <w:pStyle w:val="PargrafodaLista"/>
        <w:ind w:left="0"/>
        <w:rPr>
          <w:ins w:id="4" w:author="Fabio Monteiro Steiner" w:date="2021-02-19T10:22:00Z"/>
          <w:lang w:val="en-US"/>
        </w:rPr>
      </w:pPr>
    </w:p>
    <w:p w14:paraId="09026A45" w14:textId="77777777" w:rsidR="00A75233" w:rsidRDefault="00A75233" w:rsidP="00251FEB">
      <w:pPr>
        <w:pStyle w:val="PargrafodaLista"/>
        <w:ind w:left="0"/>
        <w:rPr>
          <w:ins w:id="5" w:author="Fabio Monteiro Steiner" w:date="2021-02-19T10:22:00Z"/>
          <w:lang w:val="en-US"/>
        </w:rPr>
      </w:pPr>
    </w:p>
    <w:p w14:paraId="6ABB6B5C" w14:textId="33129A77" w:rsidR="00A75233" w:rsidRDefault="00A75233" w:rsidP="00251FEB">
      <w:pPr>
        <w:pStyle w:val="PargrafodaLista"/>
        <w:ind w:left="0"/>
        <w:rPr>
          <w:ins w:id="6" w:author="Fabio Monteiro Steiner" w:date="2021-02-19T10:23:00Z"/>
          <w:lang w:val="en-US"/>
        </w:rPr>
      </w:pPr>
      <w:ins w:id="7" w:author="Fabio Monteiro Steiner" w:date="2021-02-19T10:23:00Z">
        <w:r>
          <w:rPr>
            <w:lang w:val="en-US"/>
          </w:rPr>
          <w:t>______________________________</w:t>
        </w:r>
      </w:ins>
    </w:p>
    <w:p w14:paraId="3CB39B61" w14:textId="515CA890" w:rsidR="00A75233" w:rsidRDefault="00A75233" w:rsidP="00251FEB">
      <w:pPr>
        <w:pStyle w:val="PargrafodaLista"/>
        <w:ind w:left="0"/>
        <w:rPr>
          <w:lang w:val="en-US"/>
        </w:rPr>
      </w:pPr>
      <w:ins w:id="8" w:author="Fabio Monteiro Steiner" w:date="2021-02-19T10:23:00Z">
        <w:r>
          <w:rPr>
            <w:lang w:val="en-US"/>
          </w:rPr>
          <w:t>EDF NORTE FLUMINENSE</w:t>
        </w:r>
      </w:ins>
    </w:p>
    <w:p w14:paraId="500E55A1" w14:textId="77777777" w:rsidR="00C22568" w:rsidRDefault="00C22568" w:rsidP="00251FEB">
      <w:pPr>
        <w:pStyle w:val="PargrafodaLista"/>
        <w:ind w:left="0"/>
        <w:rPr>
          <w:lang w:val="en-US"/>
        </w:rPr>
      </w:pPr>
    </w:p>
    <w:p w14:paraId="50F7EC43" w14:textId="77777777" w:rsidR="00C22568" w:rsidRDefault="00C22568" w:rsidP="00251FEB">
      <w:pPr>
        <w:pStyle w:val="PargrafodaLista"/>
        <w:ind w:left="0"/>
        <w:rPr>
          <w:lang w:val="en-US"/>
        </w:rPr>
      </w:pPr>
    </w:p>
    <w:p w14:paraId="522F99F6" w14:textId="2DF8F211" w:rsidR="00C22568" w:rsidRDefault="00C22568" w:rsidP="00251FEB">
      <w:pPr>
        <w:pStyle w:val="PargrafodaLista"/>
        <w:ind w:left="0"/>
        <w:rPr>
          <w:lang w:val="en-US"/>
        </w:rPr>
      </w:pPr>
      <w:r>
        <w:rPr>
          <w:lang w:val="en-US"/>
        </w:rPr>
        <w:t>______________________________</w:t>
      </w:r>
    </w:p>
    <w:p w14:paraId="0732411F" w14:textId="5CCABFEB" w:rsidR="00C22568" w:rsidRDefault="00C22568" w:rsidP="00251FEB">
      <w:pPr>
        <w:pStyle w:val="PargrafodaLista"/>
        <w:ind w:left="0"/>
        <w:rPr>
          <w:lang w:val="en-US"/>
        </w:rPr>
      </w:pPr>
      <w:r>
        <w:rPr>
          <w:lang w:val="en-US"/>
        </w:rPr>
        <w:t>CHINA THREE GORGES</w:t>
      </w:r>
    </w:p>
    <w:p w14:paraId="0131565C" w14:textId="77777777" w:rsidR="00C22568" w:rsidRDefault="00C22568" w:rsidP="00251FEB">
      <w:pPr>
        <w:pStyle w:val="PargrafodaLista"/>
        <w:ind w:left="0"/>
        <w:rPr>
          <w:lang w:val="en-US"/>
        </w:rPr>
      </w:pPr>
    </w:p>
    <w:p w14:paraId="2904DB9A" w14:textId="77777777" w:rsidR="00C22568" w:rsidRDefault="00C22568" w:rsidP="00251FEB">
      <w:pPr>
        <w:pStyle w:val="PargrafodaLista"/>
        <w:ind w:left="0"/>
        <w:rPr>
          <w:lang w:val="en-US"/>
        </w:rPr>
      </w:pPr>
    </w:p>
    <w:p w14:paraId="3A695BE4" w14:textId="7A3A19D3" w:rsidR="00C22568" w:rsidRDefault="00C22568" w:rsidP="00251FEB">
      <w:pPr>
        <w:pStyle w:val="PargrafodaLista"/>
        <w:ind w:left="0"/>
        <w:rPr>
          <w:lang w:val="en-US"/>
        </w:rPr>
      </w:pPr>
      <w:r>
        <w:rPr>
          <w:lang w:val="en-US"/>
        </w:rPr>
        <w:t>_____________________________</w:t>
      </w:r>
    </w:p>
    <w:p w14:paraId="76F71576" w14:textId="77790ECF" w:rsidR="00C22568" w:rsidRDefault="00C22568" w:rsidP="00251FEB">
      <w:pPr>
        <w:pStyle w:val="PargrafodaLista"/>
        <w:ind w:left="0"/>
        <w:rPr>
          <w:lang w:val="en-US"/>
        </w:rPr>
      </w:pPr>
      <w:r>
        <w:rPr>
          <w:lang w:val="en-US"/>
        </w:rPr>
        <w:t>BROOKFIELD</w:t>
      </w:r>
    </w:p>
    <w:p w14:paraId="21FDB2F5" w14:textId="77777777" w:rsidR="00C22568" w:rsidRDefault="00C22568" w:rsidP="00251FEB">
      <w:pPr>
        <w:pStyle w:val="PargrafodaLista"/>
        <w:ind w:left="0"/>
        <w:rPr>
          <w:lang w:val="en-US"/>
        </w:rPr>
      </w:pPr>
    </w:p>
    <w:p w14:paraId="1CC72BDC" w14:textId="77777777" w:rsidR="00C22568" w:rsidRDefault="00C22568" w:rsidP="00251FEB">
      <w:pPr>
        <w:pStyle w:val="PargrafodaLista"/>
        <w:ind w:left="0"/>
        <w:rPr>
          <w:lang w:val="en-US"/>
        </w:rPr>
      </w:pPr>
    </w:p>
    <w:p w14:paraId="1FEA5C02" w14:textId="18737945" w:rsidR="00C22568" w:rsidRDefault="00C22568" w:rsidP="00251FEB">
      <w:pPr>
        <w:pStyle w:val="PargrafodaLista"/>
        <w:ind w:left="0"/>
        <w:rPr>
          <w:lang w:val="en-US"/>
        </w:rPr>
      </w:pPr>
      <w:r>
        <w:rPr>
          <w:lang w:val="en-US"/>
        </w:rPr>
        <w:t>______________________________</w:t>
      </w:r>
    </w:p>
    <w:p w14:paraId="7CD87E55" w14:textId="11319082" w:rsidR="00C22568" w:rsidRDefault="00C22568" w:rsidP="00251FEB">
      <w:pPr>
        <w:pStyle w:val="PargrafodaLista"/>
        <w:ind w:left="0"/>
        <w:rPr>
          <w:lang w:val="en-US"/>
        </w:rPr>
      </w:pPr>
      <w:r>
        <w:rPr>
          <w:lang w:val="en-US"/>
        </w:rPr>
        <w:t>LIGHT</w:t>
      </w:r>
    </w:p>
    <w:p w14:paraId="65192872" w14:textId="77777777" w:rsidR="00C22568" w:rsidRDefault="00C22568" w:rsidP="00251FEB">
      <w:pPr>
        <w:pStyle w:val="PargrafodaLista"/>
        <w:ind w:left="0"/>
        <w:rPr>
          <w:lang w:val="en-US"/>
        </w:rPr>
      </w:pPr>
    </w:p>
    <w:p w14:paraId="35817EB4" w14:textId="77777777" w:rsidR="00C22568" w:rsidRDefault="00C22568" w:rsidP="00251FEB">
      <w:pPr>
        <w:pStyle w:val="PargrafodaLista"/>
        <w:ind w:left="0"/>
        <w:rPr>
          <w:lang w:val="en-US"/>
        </w:rPr>
      </w:pPr>
    </w:p>
    <w:p w14:paraId="43E69110" w14:textId="77777777" w:rsidR="00C22568" w:rsidRDefault="00C22568" w:rsidP="00251FEB">
      <w:pPr>
        <w:pStyle w:val="PargrafodaLista"/>
        <w:ind w:left="0"/>
        <w:rPr>
          <w:lang w:val="en-US"/>
        </w:rPr>
      </w:pPr>
    </w:p>
    <w:p w14:paraId="7F57EC33" w14:textId="79872BA6" w:rsidR="00C22568" w:rsidRDefault="00C22568" w:rsidP="00251FEB">
      <w:pPr>
        <w:pStyle w:val="PargrafodaLista"/>
        <w:ind w:left="0"/>
        <w:rPr>
          <w:lang w:val="en-US"/>
        </w:rPr>
      </w:pPr>
      <w:r>
        <w:rPr>
          <w:lang w:val="en-US"/>
        </w:rPr>
        <w:t>______________________________</w:t>
      </w:r>
    </w:p>
    <w:p w14:paraId="6B0D551D" w14:textId="4FF267EF" w:rsidR="00C22568" w:rsidRDefault="00C22568" w:rsidP="00251FEB">
      <w:pPr>
        <w:pStyle w:val="PargrafodaLista"/>
        <w:ind w:left="0"/>
        <w:rPr>
          <w:ins w:id="9" w:author="Fabio Monteiro Steiner" w:date="2021-02-19T10:23:00Z"/>
          <w:lang w:val="en-US"/>
        </w:rPr>
      </w:pPr>
      <w:r>
        <w:rPr>
          <w:lang w:val="en-US"/>
        </w:rPr>
        <w:t>PSR</w:t>
      </w:r>
    </w:p>
    <w:p w14:paraId="6BBC8C3D" w14:textId="77777777" w:rsidR="00A75233" w:rsidRDefault="00A75233" w:rsidP="00251FEB">
      <w:pPr>
        <w:pStyle w:val="PargrafodaLista"/>
        <w:ind w:left="0"/>
        <w:rPr>
          <w:ins w:id="10" w:author="Fabio Monteiro Steiner" w:date="2021-02-19T10:23:00Z"/>
          <w:lang w:val="en-US"/>
        </w:rPr>
      </w:pPr>
    </w:p>
    <w:p w14:paraId="3B5CE52A" w14:textId="77777777" w:rsidR="00A75233" w:rsidRDefault="00A75233" w:rsidP="00251FEB">
      <w:pPr>
        <w:pStyle w:val="PargrafodaLista"/>
        <w:ind w:left="0"/>
        <w:rPr>
          <w:ins w:id="11" w:author="Fabio Monteiro Steiner" w:date="2021-02-19T10:23:00Z"/>
          <w:lang w:val="en-US"/>
        </w:rPr>
      </w:pPr>
    </w:p>
    <w:p w14:paraId="75D05066" w14:textId="77777777" w:rsidR="00A75233" w:rsidRPr="00CD0A18" w:rsidRDefault="00A75233" w:rsidP="00251FEB">
      <w:pPr>
        <w:pStyle w:val="PargrafodaLista"/>
        <w:ind w:left="0"/>
        <w:rPr>
          <w:lang w:val="en-US"/>
        </w:rPr>
      </w:pPr>
    </w:p>
    <w:sectPr w:rsidR="00A75233" w:rsidRPr="00CD0A18">
      <w:headerReference w:type="default" r:id="rId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4DBDD7" w14:textId="77777777" w:rsidR="00020400" w:rsidRDefault="00020400" w:rsidP="009F7F5A">
      <w:pPr>
        <w:spacing w:before="0" w:line="240" w:lineRule="auto"/>
      </w:pPr>
      <w:r>
        <w:separator/>
      </w:r>
    </w:p>
  </w:endnote>
  <w:endnote w:type="continuationSeparator" w:id="0">
    <w:p w14:paraId="7BC5BD4F" w14:textId="77777777" w:rsidR="00020400" w:rsidRDefault="00020400" w:rsidP="009F7F5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nion">
    <w:altName w:val="Cambria Math"/>
    <w:panose1 w:val="00000000000000000000"/>
    <w:charset w:val="00"/>
    <w:family w:val="modern"/>
    <w:notTrueType/>
    <w:pitch w:val="variable"/>
    <w:sig w:usb0="800000AF" w:usb1="40000048" w:usb2="00000000" w:usb3="00000000" w:csb0="00000001" w:csb1="00000000"/>
  </w:font>
  <w:font w:name="Myriad Pro">
    <w:altName w:val="Segoe UI"/>
    <w:panose1 w:val="00000000000000000000"/>
    <w:charset w:val="00"/>
    <w:family w:val="swiss"/>
    <w:notTrueType/>
    <w:pitch w:val="variable"/>
    <w:sig w:usb0="A00002AF" w:usb1="5000204B"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79B8A0" w14:textId="77777777" w:rsidR="00020400" w:rsidRDefault="00020400" w:rsidP="009F7F5A">
      <w:pPr>
        <w:spacing w:before="0" w:line="240" w:lineRule="auto"/>
      </w:pPr>
      <w:r>
        <w:separator/>
      </w:r>
    </w:p>
  </w:footnote>
  <w:footnote w:type="continuationSeparator" w:id="0">
    <w:p w14:paraId="5773A9BD" w14:textId="77777777" w:rsidR="00020400" w:rsidRDefault="00020400" w:rsidP="009F7F5A">
      <w:pPr>
        <w:spacing w:before="0" w:line="240" w:lineRule="auto"/>
      </w:pPr>
      <w:r>
        <w:continuationSeparator/>
      </w:r>
    </w:p>
  </w:footnote>
  <w:footnote w:id="1">
    <w:p w14:paraId="7A53FB77" w14:textId="57B4EA80" w:rsidR="009F7F5A" w:rsidRDefault="009F7F5A">
      <w:pPr>
        <w:pStyle w:val="Textodenotaderodap"/>
      </w:pPr>
      <w:r>
        <w:rPr>
          <w:rStyle w:val="Refdenotaderodap"/>
        </w:rPr>
        <w:footnoteRef/>
      </w:r>
      <w:r>
        <w:t xml:space="preserve"> </w:t>
      </w:r>
      <w:r w:rsidRPr="00DC1BE5">
        <w:rPr>
          <w:sz w:val="18"/>
          <w:lang w:val="en-US"/>
        </w:rPr>
        <w:t>https://www.psr-inc.com/softwares-en/?current=p7067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4F619A" w14:textId="76608C99" w:rsidR="006C3B9E" w:rsidRDefault="006C3B9E">
    <w:pPr>
      <w:pStyle w:val="Cabealho"/>
    </w:pPr>
    <w:r>
      <w:rPr>
        <w:noProof/>
        <w:lang w:eastAsia="pt-BR"/>
      </w:rPr>
      <w:drawing>
        <wp:anchor distT="0" distB="0" distL="114300" distR="114300" simplePos="0" relativeHeight="251658240" behindDoc="0" locked="0" layoutInCell="1" allowOverlap="1" wp14:anchorId="5FCE781E" wp14:editId="6F530857">
          <wp:simplePos x="0" y="0"/>
          <wp:positionH relativeFrom="column">
            <wp:posOffset>1805940</wp:posOffset>
          </wp:positionH>
          <wp:positionV relativeFrom="paragraph">
            <wp:posOffset>42545</wp:posOffset>
          </wp:positionV>
          <wp:extent cx="904875" cy="292100"/>
          <wp:effectExtent l="0" t="0" r="9525" b="0"/>
          <wp:wrapNone/>
          <wp:docPr id="9"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904875" cy="292100"/>
                  </a:xfrm>
                  <a:prstGeom prst="rect">
                    <a:avLst/>
                  </a:prstGeom>
                </pic:spPr>
              </pic:pic>
            </a:graphicData>
          </a:graphic>
        </wp:anchor>
      </w:drawing>
    </w:r>
    <w:r>
      <w:rPr>
        <w:noProof/>
      </w:rPr>
      <w:drawing>
        <wp:anchor distT="0" distB="0" distL="114300" distR="114300" simplePos="0" relativeHeight="251662336" behindDoc="0" locked="0" layoutInCell="1" allowOverlap="1" wp14:anchorId="6EFC115E" wp14:editId="23D90F5A">
          <wp:simplePos x="0" y="0"/>
          <wp:positionH relativeFrom="column">
            <wp:posOffset>2759075</wp:posOffset>
          </wp:positionH>
          <wp:positionV relativeFrom="paragraph">
            <wp:posOffset>92710</wp:posOffset>
          </wp:positionV>
          <wp:extent cx="771525" cy="237173"/>
          <wp:effectExtent l="0" t="0" r="0" b="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1525" cy="23717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pt-BR"/>
      </w:rPr>
      <w:drawing>
        <wp:anchor distT="0" distB="0" distL="114300" distR="114300" simplePos="0" relativeHeight="251661312" behindDoc="0" locked="0" layoutInCell="1" allowOverlap="1" wp14:anchorId="569936F9" wp14:editId="0515C09D">
          <wp:simplePos x="0" y="0"/>
          <wp:positionH relativeFrom="column">
            <wp:posOffset>4583430</wp:posOffset>
          </wp:positionH>
          <wp:positionV relativeFrom="paragraph">
            <wp:posOffset>62865</wp:posOffset>
          </wp:positionV>
          <wp:extent cx="703580" cy="264795"/>
          <wp:effectExtent l="0" t="0" r="1270" b="1905"/>
          <wp:wrapNone/>
          <wp:docPr id="21" name="Picture 2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703580" cy="264795"/>
                  </a:xfrm>
                  <a:prstGeom prst="rect">
                    <a:avLst/>
                  </a:prstGeom>
                </pic:spPr>
              </pic:pic>
            </a:graphicData>
          </a:graphic>
        </wp:anchor>
      </w:drawing>
    </w:r>
    <w:r>
      <w:rPr>
        <w:noProof/>
        <w:lang w:eastAsia="pt-BR"/>
      </w:rPr>
      <w:drawing>
        <wp:anchor distT="0" distB="0" distL="114300" distR="114300" simplePos="0" relativeHeight="251660288" behindDoc="0" locked="0" layoutInCell="1" allowOverlap="1" wp14:anchorId="57B8D55D" wp14:editId="04B247D7">
          <wp:simplePos x="0" y="0"/>
          <wp:positionH relativeFrom="column">
            <wp:posOffset>3577590</wp:posOffset>
          </wp:positionH>
          <wp:positionV relativeFrom="paragraph">
            <wp:posOffset>84455</wp:posOffset>
          </wp:positionV>
          <wp:extent cx="1005840" cy="200660"/>
          <wp:effectExtent l="0" t="0" r="3810" b="8890"/>
          <wp:wrapNone/>
          <wp:docPr id="20" name="Picture 20"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rawing&#10;&#10;Description automatically generated"/>
                  <pic:cNvPicPr/>
                </pic:nvPicPr>
                <pic:blipFill rotWithShape="1">
                  <a:blip r:embed="rId4">
                    <a:extLst>
                      <a:ext uri="{28A0092B-C50C-407E-A947-70E740481C1C}">
                        <a14:useLocalDpi xmlns:a14="http://schemas.microsoft.com/office/drawing/2010/main" val="0"/>
                      </a:ext>
                    </a:extLst>
                  </a:blip>
                  <a:srcRect t="18310" b="18687"/>
                  <a:stretch/>
                </pic:blipFill>
                <pic:spPr bwMode="auto">
                  <a:xfrm>
                    <a:off x="0" y="0"/>
                    <a:ext cx="1005840" cy="20066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305D723C" wp14:editId="2FB533C6">
          <wp:extent cx="523875" cy="33337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4680" t="48003" r="37559" b="43213"/>
                  <a:stretch/>
                </pic:blipFill>
                <pic:spPr bwMode="auto">
                  <a:xfrm>
                    <a:off x="0" y="0"/>
                    <a:ext cx="536011" cy="341098"/>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9380D"/>
    <w:multiLevelType w:val="hybridMultilevel"/>
    <w:tmpl w:val="F864D5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F357BA9"/>
    <w:multiLevelType w:val="hybridMultilevel"/>
    <w:tmpl w:val="A244A9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2072085"/>
    <w:multiLevelType w:val="hybridMultilevel"/>
    <w:tmpl w:val="9C32D3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AC32597"/>
    <w:multiLevelType w:val="multilevel"/>
    <w:tmpl w:val="EE54943E"/>
    <w:styleLink w:val="StyleBulleted"/>
    <w:lvl w:ilvl="0">
      <w:start w:val="1"/>
      <w:numFmt w:val="bullet"/>
      <w:lvlText w:val=""/>
      <w:lvlJc w:val="left"/>
      <w:pPr>
        <w:tabs>
          <w:tab w:val="num" w:pos="360"/>
        </w:tabs>
        <w:ind w:left="560" w:hanging="200"/>
      </w:pPr>
      <w:rPr>
        <w:rFonts w:ascii="Symbol" w:hAnsi="Symbol" w:hint="default"/>
        <w:sz w:val="18"/>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D20299D"/>
    <w:multiLevelType w:val="hybridMultilevel"/>
    <w:tmpl w:val="650A90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508D08D8"/>
    <w:multiLevelType w:val="hybridMultilevel"/>
    <w:tmpl w:val="D988E9FC"/>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9E5632E"/>
    <w:multiLevelType w:val="hybridMultilevel"/>
    <w:tmpl w:val="45368422"/>
    <w:lvl w:ilvl="0" w:tplc="04160001">
      <w:start w:val="1"/>
      <w:numFmt w:val="bullet"/>
      <w:lvlText w:val=""/>
      <w:lvlJc w:val="left"/>
      <w:pPr>
        <w:ind w:left="770" w:hanging="360"/>
      </w:pPr>
      <w:rPr>
        <w:rFonts w:ascii="Symbol" w:hAnsi="Symbol" w:hint="default"/>
      </w:rPr>
    </w:lvl>
    <w:lvl w:ilvl="1" w:tplc="04160003" w:tentative="1">
      <w:start w:val="1"/>
      <w:numFmt w:val="bullet"/>
      <w:lvlText w:val="o"/>
      <w:lvlJc w:val="left"/>
      <w:pPr>
        <w:ind w:left="1490" w:hanging="360"/>
      </w:pPr>
      <w:rPr>
        <w:rFonts w:ascii="Courier New" w:hAnsi="Courier New" w:cs="Courier New" w:hint="default"/>
      </w:rPr>
    </w:lvl>
    <w:lvl w:ilvl="2" w:tplc="04160005" w:tentative="1">
      <w:start w:val="1"/>
      <w:numFmt w:val="bullet"/>
      <w:lvlText w:val=""/>
      <w:lvlJc w:val="left"/>
      <w:pPr>
        <w:ind w:left="2210" w:hanging="360"/>
      </w:pPr>
      <w:rPr>
        <w:rFonts w:ascii="Wingdings" w:hAnsi="Wingdings" w:hint="default"/>
      </w:rPr>
    </w:lvl>
    <w:lvl w:ilvl="3" w:tplc="04160001" w:tentative="1">
      <w:start w:val="1"/>
      <w:numFmt w:val="bullet"/>
      <w:lvlText w:val=""/>
      <w:lvlJc w:val="left"/>
      <w:pPr>
        <w:ind w:left="2930" w:hanging="360"/>
      </w:pPr>
      <w:rPr>
        <w:rFonts w:ascii="Symbol" w:hAnsi="Symbol" w:hint="default"/>
      </w:rPr>
    </w:lvl>
    <w:lvl w:ilvl="4" w:tplc="04160003" w:tentative="1">
      <w:start w:val="1"/>
      <w:numFmt w:val="bullet"/>
      <w:lvlText w:val="o"/>
      <w:lvlJc w:val="left"/>
      <w:pPr>
        <w:ind w:left="3650" w:hanging="360"/>
      </w:pPr>
      <w:rPr>
        <w:rFonts w:ascii="Courier New" w:hAnsi="Courier New" w:cs="Courier New" w:hint="default"/>
      </w:rPr>
    </w:lvl>
    <w:lvl w:ilvl="5" w:tplc="04160005" w:tentative="1">
      <w:start w:val="1"/>
      <w:numFmt w:val="bullet"/>
      <w:lvlText w:val=""/>
      <w:lvlJc w:val="left"/>
      <w:pPr>
        <w:ind w:left="4370" w:hanging="360"/>
      </w:pPr>
      <w:rPr>
        <w:rFonts w:ascii="Wingdings" w:hAnsi="Wingdings" w:hint="default"/>
      </w:rPr>
    </w:lvl>
    <w:lvl w:ilvl="6" w:tplc="04160001" w:tentative="1">
      <w:start w:val="1"/>
      <w:numFmt w:val="bullet"/>
      <w:lvlText w:val=""/>
      <w:lvlJc w:val="left"/>
      <w:pPr>
        <w:ind w:left="5090" w:hanging="360"/>
      </w:pPr>
      <w:rPr>
        <w:rFonts w:ascii="Symbol" w:hAnsi="Symbol" w:hint="default"/>
      </w:rPr>
    </w:lvl>
    <w:lvl w:ilvl="7" w:tplc="04160003" w:tentative="1">
      <w:start w:val="1"/>
      <w:numFmt w:val="bullet"/>
      <w:lvlText w:val="o"/>
      <w:lvlJc w:val="left"/>
      <w:pPr>
        <w:ind w:left="5810" w:hanging="360"/>
      </w:pPr>
      <w:rPr>
        <w:rFonts w:ascii="Courier New" w:hAnsi="Courier New" w:cs="Courier New" w:hint="default"/>
      </w:rPr>
    </w:lvl>
    <w:lvl w:ilvl="8" w:tplc="04160005" w:tentative="1">
      <w:start w:val="1"/>
      <w:numFmt w:val="bullet"/>
      <w:lvlText w:val=""/>
      <w:lvlJc w:val="left"/>
      <w:pPr>
        <w:ind w:left="6530" w:hanging="360"/>
      </w:pPr>
      <w:rPr>
        <w:rFonts w:ascii="Wingdings" w:hAnsi="Wingdings" w:hint="default"/>
      </w:rPr>
    </w:lvl>
  </w:abstractNum>
  <w:abstractNum w:abstractNumId="7" w15:restartNumberingAfterBreak="0">
    <w:nsid w:val="5D361AF1"/>
    <w:multiLevelType w:val="multilevel"/>
    <w:tmpl w:val="7E841B5C"/>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4688"/>
        </w:tabs>
        <w:ind w:left="4688"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8" w15:restartNumberingAfterBreak="0">
    <w:nsid w:val="62C61A36"/>
    <w:multiLevelType w:val="hybridMultilevel"/>
    <w:tmpl w:val="6D885F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7A3D381C"/>
    <w:multiLevelType w:val="hybridMultilevel"/>
    <w:tmpl w:val="6E44A75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3"/>
  </w:num>
  <w:num w:numId="3">
    <w:abstractNumId w:val="7"/>
  </w:num>
  <w:num w:numId="4">
    <w:abstractNumId w:val="2"/>
  </w:num>
  <w:num w:numId="5">
    <w:abstractNumId w:val="5"/>
  </w:num>
  <w:num w:numId="6">
    <w:abstractNumId w:val="8"/>
  </w:num>
  <w:num w:numId="7">
    <w:abstractNumId w:val="4"/>
  </w:num>
  <w:num w:numId="8">
    <w:abstractNumId w:val="6"/>
  </w:num>
  <w:num w:numId="9">
    <w:abstractNumId w:val="1"/>
  </w:num>
  <w:num w:numId="10">
    <w:abstractNumId w:val="9"/>
  </w:num>
  <w:num w:numId="1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abio Monteiro Steiner">
    <w15:presenceInfo w15:providerId="AD" w15:userId="S-1-5-21-1417001333-1844823847-725345543-92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C6A"/>
    <w:rsid w:val="0001798A"/>
    <w:rsid w:val="00020400"/>
    <w:rsid w:val="0005620D"/>
    <w:rsid w:val="000D2760"/>
    <w:rsid w:val="0011660F"/>
    <w:rsid w:val="00135CAD"/>
    <w:rsid w:val="00136692"/>
    <w:rsid w:val="001427D9"/>
    <w:rsid w:val="00212EB9"/>
    <w:rsid w:val="00213D19"/>
    <w:rsid w:val="00215D92"/>
    <w:rsid w:val="00251FEB"/>
    <w:rsid w:val="00255379"/>
    <w:rsid w:val="002573C3"/>
    <w:rsid w:val="002B0310"/>
    <w:rsid w:val="002B5326"/>
    <w:rsid w:val="002B769B"/>
    <w:rsid w:val="002C0515"/>
    <w:rsid w:val="00310A62"/>
    <w:rsid w:val="00334A31"/>
    <w:rsid w:val="00337501"/>
    <w:rsid w:val="003503E0"/>
    <w:rsid w:val="003700F0"/>
    <w:rsid w:val="00380478"/>
    <w:rsid w:val="003D1497"/>
    <w:rsid w:val="003D5BB8"/>
    <w:rsid w:val="003D77C6"/>
    <w:rsid w:val="003F756E"/>
    <w:rsid w:val="00413497"/>
    <w:rsid w:val="00447CA3"/>
    <w:rsid w:val="004752AB"/>
    <w:rsid w:val="0049298A"/>
    <w:rsid w:val="004A2819"/>
    <w:rsid w:val="004A66AB"/>
    <w:rsid w:val="004D6153"/>
    <w:rsid w:val="004E64AD"/>
    <w:rsid w:val="004F5B76"/>
    <w:rsid w:val="00513908"/>
    <w:rsid w:val="005659EB"/>
    <w:rsid w:val="00583F0D"/>
    <w:rsid w:val="00586C79"/>
    <w:rsid w:val="005916C2"/>
    <w:rsid w:val="005E5E91"/>
    <w:rsid w:val="005E7B2C"/>
    <w:rsid w:val="00623E95"/>
    <w:rsid w:val="006300C7"/>
    <w:rsid w:val="00672A69"/>
    <w:rsid w:val="006B6682"/>
    <w:rsid w:val="006C3B9E"/>
    <w:rsid w:val="006E079B"/>
    <w:rsid w:val="00743079"/>
    <w:rsid w:val="00753C7C"/>
    <w:rsid w:val="007703CD"/>
    <w:rsid w:val="00775A4E"/>
    <w:rsid w:val="00794ADB"/>
    <w:rsid w:val="007C4BD8"/>
    <w:rsid w:val="007E6BDE"/>
    <w:rsid w:val="007F1903"/>
    <w:rsid w:val="00804FEB"/>
    <w:rsid w:val="00806A0C"/>
    <w:rsid w:val="00832AF8"/>
    <w:rsid w:val="00893418"/>
    <w:rsid w:val="008A0E9F"/>
    <w:rsid w:val="008B3E24"/>
    <w:rsid w:val="008F1A01"/>
    <w:rsid w:val="00910768"/>
    <w:rsid w:val="0093289C"/>
    <w:rsid w:val="00935BA5"/>
    <w:rsid w:val="00947E0D"/>
    <w:rsid w:val="009512B9"/>
    <w:rsid w:val="0097462F"/>
    <w:rsid w:val="009951D0"/>
    <w:rsid w:val="009B1D57"/>
    <w:rsid w:val="009F47C5"/>
    <w:rsid w:val="009F7F5A"/>
    <w:rsid w:val="00A05DD8"/>
    <w:rsid w:val="00A15A46"/>
    <w:rsid w:val="00A17119"/>
    <w:rsid w:val="00A4077C"/>
    <w:rsid w:val="00A62FD9"/>
    <w:rsid w:val="00A75233"/>
    <w:rsid w:val="00AA2343"/>
    <w:rsid w:val="00AF498F"/>
    <w:rsid w:val="00B35C51"/>
    <w:rsid w:val="00B66E85"/>
    <w:rsid w:val="00B8521F"/>
    <w:rsid w:val="00C075CB"/>
    <w:rsid w:val="00C22568"/>
    <w:rsid w:val="00C304CA"/>
    <w:rsid w:val="00C35AA0"/>
    <w:rsid w:val="00C64A13"/>
    <w:rsid w:val="00C83F77"/>
    <w:rsid w:val="00C953EE"/>
    <w:rsid w:val="00CB39D6"/>
    <w:rsid w:val="00CB449D"/>
    <w:rsid w:val="00CD0A18"/>
    <w:rsid w:val="00CE5D50"/>
    <w:rsid w:val="00D25ACE"/>
    <w:rsid w:val="00D30C6A"/>
    <w:rsid w:val="00D319EE"/>
    <w:rsid w:val="00D458D3"/>
    <w:rsid w:val="00D47C1B"/>
    <w:rsid w:val="00D83A18"/>
    <w:rsid w:val="00D924CF"/>
    <w:rsid w:val="00DC1BE5"/>
    <w:rsid w:val="00DD2423"/>
    <w:rsid w:val="00DF1D6E"/>
    <w:rsid w:val="00E54952"/>
    <w:rsid w:val="00E54F10"/>
    <w:rsid w:val="00EB689C"/>
    <w:rsid w:val="00ED6145"/>
    <w:rsid w:val="00F11190"/>
    <w:rsid w:val="00F568E9"/>
    <w:rsid w:val="00F7185D"/>
    <w:rsid w:val="00F8030C"/>
    <w:rsid w:val="00FC5763"/>
    <w:rsid w:val="00FD033E"/>
    <w:rsid w:val="00FF666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0A0A7"/>
  <w15:chartTrackingRefBased/>
  <w15:docId w15:val="{72A386C5-AA3A-46CE-9DBC-4C9C3E023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C6A"/>
    <w:pPr>
      <w:spacing w:before="150" w:after="0" w:line="300" w:lineRule="atLeast"/>
      <w:jc w:val="both"/>
    </w:pPr>
    <w:rPr>
      <w:rFonts w:ascii="Minion" w:eastAsia="Times New Roman" w:hAnsi="Minion" w:cs="Times New Roman"/>
      <w:szCs w:val="24"/>
    </w:rPr>
  </w:style>
  <w:style w:type="paragraph" w:styleId="Ttulo1">
    <w:name w:val="heading 1"/>
    <w:basedOn w:val="Normal"/>
    <w:next w:val="Normal"/>
    <w:link w:val="Ttulo1Char"/>
    <w:qFormat/>
    <w:rsid w:val="00D30C6A"/>
    <w:pPr>
      <w:keepNext/>
      <w:numPr>
        <w:numId w:val="1"/>
      </w:numPr>
      <w:tabs>
        <w:tab w:val="left" w:pos="576"/>
      </w:tabs>
      <w:spacing w:before="0" w:after="60"/>
      <w:outlineLvl w:val="0"/>
    </w:pPr>
    <w:rPr>
      <w:rFonts w:ascii="Myriad Pro" w:hAnsi="Myriad Pro" w:cs="Arial"/>
      <w:b/>
      <w:bCs/>
      <w:caps/>
      <w:kern w:val="32"/>
      <w:sz w:val="25"/>
      <w:szCs w:val="32"/>
    </w:rPr>
  </w:style>
  <w:style w:type="paragraph" w:styleId="Ttulo2">
    <w:name w:val="heading 2"/>
    <w:basedOn w:val="Normal"/>
    <w:next w:val="Normal"/>
    <w:link w:val="Ttulo2Char"/>
    <w:qFormat/>
    <w:rsid w:val="00D30C6A"/>
    <w:pPr>
      <w:keepNext/>
      <w:numPr>
        <w:ilvl w:val="1"/>
        <w:numId w:val="1"/>
      </w:numPr>
      <w:spacing w:before="240" w:after="60"/>
      <w:jc w:val="left"/>
      <w:outlineLvl w:val="1"/>
    </w:pPr>
    <w:rPr>
      <w:rFonts w:ascii="Myriad Pro" w:hAnsi="Myriad Pro" w:cs="Arial"/>
      <w:b/>
      <w:bCs/>
      <w:iCs/>
      <w:sz w:val="23"/>
      <w:szCs w:val="28"/>
    </w:rPr>
  </w:style>
  <w:style w:type="paragraph" w:styleId="Ttulo3">
    <w:name w:val="heading 3"/>
    <w:basedOn w:val="Normal"/>
    <w:next w:val="Normal"/>
    <w:link w:val="Ttulo3Char"/>
    <w:qFormat/>
    <w:rsid w:val="00D30C6A"/>
    <w:pPr>
      <w:keepNext/>
      <w:numPr>
        <w:ilvl w:val="2"/>
        <w:numId w:val="1"/>
      </w:numPr>
      <w:tabs>
        <w:tab w:val="left" w:pos="576"/>
      </w:tabs>
      <w:spacing w:before="240" w:after="60"/>
      <w:outlineLvl w:val="2"/>
    </w:pPr>
    <w:rPr>
      <w:rFonts w:ascii="Myriad Pro" w:hAnsi="Myriad Pro"/>
      <w:b/>
      <w:bCs/>
      <w:szCs w:val="26"/>
      <w:lang w:val="x-none" w:eastAsia="x-none"/>
    </w:rPr>
  </w:style>
  <w:style w:type="paragraph" w:styleId="Ttulo4">
    <w:name w:val="heading 4"/>
    <w:basedOn w:val="Normal"/>
    <w:next w:val="Normal"/>
    <w:link w:val="Ttulo4Char"/>
    <w:qFormat/>
    <w:rsid w:val="00D30C6A"/>
    <w:pPr>
      <w:keepNext/>
      <w:numPr>
        <w:ilvl w:val="3"/>
        <w:numId w:val="1"/>
      </w:numPr>
      <w:spacing w:before="240" w:after="60"/>
      <w:outlineLvl w:val="3"/>
    </w:pPr>
    <w:rPr>
      <w:rFonts w:ascii="Myriad Pro" w:hAnsi="Myriad Pro"/>
      <w:bCs/>
      <w:i/>
      <w:szCs w:val="28"/>
      <w:lang w:val="x-none" w:eastAsia="x-none"/>
    </w:rPr>
  </w:style>
  <w:style w:type="paragraph" w:styleId="Ttulo5">
    <w:name w:val="heading 5"/>
    <w:basedOn w:val="Normal"/>
    <w:next w:val="Normal"/>
    <w:link w:val="Ttulo5Char"/>
    <w:qFormat/>
    <w:rsid w:val="00D30C6A"/>
    <w:pPr>
      <w:numPr>
        <w:ilvl w:val="4"/>
        <w:numId w:val="1"/>
      </w:numPr>
      <w:spacing w:before="240" w:after="60"/>
      <w:outlineLvl w:val="4"/>
    </w:pPr>
    <w:rPr>
      <w:b/>
      <w:bCs/>
      <w:i/>
      <w:iCs/>
      <w:sz w:val="26"/>
      <w:szCs w:val="26"/>
    </w:rPr>
  </w:style>
  <w:style w:type="paragraph" w:styleId="Ttulo6">
    <w:name w:val="heading 6"/>
    <w:basedOn w:val="Normal"/>
    <w:next w:val="Normal"/>
    <w:link w:val="Ttulo6Char"/>
    <w:qFormat/>
    <w:rsid w:val="00D30C6A"/>
    <w:pPr>
      <w:numPr>
        <w:ilvl w:val="5"/>
        <w:numId w:val="1"/>
      </w:numPr>
      <w:spacing w:before="240" w:after="60"/>
      <w:outlineLvl w:val="5"/>
    </w:pPr>
    <w:rPr>
      <w:rFonts w:ascii="Times New Roman" w:hAnsi="Times New Roman"/>
      <w:b/>
      <w:bCs/>
      <w:szCs w:val="22"/>
    </w:rPr>
  </w:style>
  <w:style w:type="paragraph" w:styleId="Ttulo7">
    <w:name w:val="heading 7"/>
    <w:basedOn w:val="Normal"/>
    <w:next w:val="Normal"/>
    <w:link w:val="Ttulo7Char"/>
    <w:qFormat/>
    <w:rsid w:val="00D30C6A"/>
    <w:pPr>
      <w:numPr>
        <w:ilvl w:val="6"/>
        <w:numId w:val="1"/>
      </w:numPr>
      <w:spacing w:before="240" w:after="60"/>
      <w:outlineLvl w:val="6"/>
    </w:pPr>
    <w:rPr>
      <w:rFonts w:ascii="Times New Roman" w:hAnsi="Times New Roman"/>
      <w:sz w:val="24"/>
    </w:rPr>
  </w:style>
  <w:style w:type="paragraph" w:styleId="Ttulo8">
    <w:name w:val="heading 8"/>
    <w:basedOn w:val="Normal"/>
    <w:next w:val="Normal"/>
    <w:link w:val="Ttulo8Char"/>
    <w:qFormat/>
    <w:rsid w:val="00D30C6A"/>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link w:val="Ttulo9Char"/>
    <w:qFormat/>
    <w:rsid w:val="00D30C6A"/>
    <w:pPr>
      <w:numPr>
        <w:ilvl w:val="8"/>
        <w:numId w:val="1"/>
      </w:numPr>
      <w:spacing w:before="240" w:after="60"/>
      <w:outlineLvl w:val="8"/>
    </w:pPr>
    <w:rPr>
      <w:rFonts w:ascii="Arial" w:hAnsi="Arial" w:cs="Arial"/>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Semlista">
    <w:name w:val="No List"/>
    <w:uiPriority w:val="99"/>
    <w:semiHidden/>
    <w:unhideWhenUsed/>
  </w:style>
  <w:style w:type="character" w:customStyle="1" w:styleId="Ttulo1Char">
    <w:name w:val="Título 1 Char"/>
    <w:basedOn w:val="Fontepargpadro"/>
    <w:link w:val="Ttulo1"/>
    <w:rsid w:val="00D30C6A"/>
    <w:rPr>
      <w:rFonts w:ascii="Myriad Pro" w:eastAsia="Times New Roman" w:hAnsi="Myriad Pro" w:cs="Arial"/>
      <w:b/>
      <w:bCs/>
      <w:caps/>
      <w:kern w:val="32"/>
      <w:sz w:val="25"/>
      <w:szCs w:val="32"/>
    </w:rPr>
  </w:style>
  <w:style w:type="character" w:customStyle="1" w:styleId="Ttulo2Char">
    <w:name w:val="Título 2 Char"/>
    <w:basedOn w:val="Fontepargpadro"/>
    <w:link w:val="Ttulo2"/>
    <w:rsid w:val="00D30C6A"/>
    <w:rPr>
      <w:rFonts w:ascii="Myriad Pro" w:eastAsia="Times New Roman" w:hAnsi="Myriad Pro" w:cs="Arial"/>
      <w:b/>
      <w:bCs/>
      <w:iCs/>
      <w:sz w:val="23"/>
      <w:szCs w:val="28"/>
    </w:rPr>
  </w:style>
  <w:style w:type="character" w:customStyle="1" w:styleId="Ttulo3Char">
    <w:name w:val="Título 3 Char"/>
    <w:basedOn w:val="Fontepargpadro"/>
    <w:link w:val="Ttulo3"/>
    <w:rsid w:val="00D30C6A"/>
    <w:rPr>
      <w:rFonts w:ascii="Myriad Pro" w:eastAsia="Times New Roman" w:hAnsi="Myriad Pro" w:cs="Times New Roman"/>
      <w:b/>
      <w:bCs/>
      <w:szCs w:val="26"/>
      <w:lang w:val="x-none" w:eastAsia="x-none"/>
    </w:rPr>
  </w:style>
  <w:style w:type="character" w:customStyle="1" w:styleId="Ttulo4Char">
    <w:name w:val="Título 4 Char"/>
    <w:basedOn w:val="Fontepargpadro"/>
    <w:link w:val="Ttulo4"/>
    <w:rsid w:val="00D30C6A"/>
    <w:rPr>
      <w:rFonts w:ascii="Myriad Pro" w:eastAsia="Times New Roman" w:hAnsi="Myriad Pro" w:cs="Times New Roman"/>
      <w:bCs/>
      <w:i/>
      <w:szCs w:val="28"/>
      <w:lang w:val="x-none" w:eastAsia="x-none"/>
    </w:rPr>
  </w:style>
  <w:style w:type="character" w:customStyle="1" w:styleId="Ttulo5Char">
    <w:name w:val="Título 5 Char"/>
    <w:basedOn w:val="Fontepargpadro"/>
    <w:link w:val="Ttulo5"/>
    <w:rsid w:val="00D30C6A"/>
    <w:rPr>
      <w:rFonts w:ascii="Minion" w:eastAsia="Times New Roman" w:hAnsi="Minion" w:cs="Times New Roman"/>
      <w:b/>
      <w:bCs/>
      <w:i/>
      <w:iCs/>
      <w:sz w:val="26"/>
      <w:szCs w:val="26"/>
    </w:rPr>
  </w:style>
  <w:style w:type="character" w:customStyle="1" w:styleId="Ttulo6Char">
    <w:name w:val="Título 6 Char"/>
    <w:basedOn w:val="Fontepargpadro"/>
    <w:link w:val="Ttulo6"/>
    <w:rsid w:val="00D30C6A"/>
    <w:rPr>
      <w:rFonts w:ascii="Times New Roman" w:eastAsia="Times New Roman" w:hAnsi="Times New Roman" w:cs="Times New Roman"/>
      <w:b/>
      <w:bCs/>
    </w:rPr>
  </w:style>
  <w:style w:type="character" w:customStyle="1" w:styleId="Ttulo7Char">
    <w:name w:val="Título 7 Char"/>
    <w:basedOn w:val="Fontepargpadro"/>
    <w:link w:val="Ttulo7"/>
    <w:rsid w:val="00D30C6A"/>
    <w:rPr>
      <w:rFonts w:ascii="Times New Roman" w:eastAsia="Times New Roman" w:hAnsi="Times New Roman" w:cs="Times New Roman"/>
      <w:sz w:val="24"/>
      <w:szCs w:val="24"/>
    </w:rPr>
  </w:style>
  <w:style w:type="character" w:customStyle="1" w:styleId="Ttulo8Char">
    <w:name w:val="Título 8 Char"/>
    <w:basedOn w:val="Fontepargpadro"/>
    <w:link w:val="Ttulo8"/>
    <w:rsid w:val="00D30C6A"/>
    <w:rPr>
      <w:rFonts w:ascii="Times New Roman" w:eastAsia="Times New Roman" w:hAnsi="Times New Roman" w:cs="Times New Roman"/>
      <w:i/>
      <w:iCs/>
      <w:sz w:val="24"/>
      <w:szCs w:val="24"/>
    </w:rPr>
  </w:style>
  <w:style w:type="character" w:customStyle="1" w:styleId="Ttulo9Char">
    <w:name w:val="Título 9 Char"/>
    <w:basedOn w:val="Fontepargpadro"/>
    <w:link w:val="Ttulo9"/>
    <w:rsid w:val="00D30C6A"/>
    <w:rPr>
      <w:rFonts w:ascii="Arial" w:eastAsia="Times New Roman" w:hAnsi="Arial" w:cs="Arial"/>
    </w:rPr>
  </w:style>
  <w:style w:type="paragraph" w:styleId="Textodebalo">
    <w:name w:val="Balloon Text"/>
    <w:basedOn w:val="Normal"/>
    <w:link w:val="TextodebaloChar"/>
    <w:uiPriority w:val="99"/>
    <w:semiHidden/>
    <w:unhideWhenUsed/>
    <w:rsid w:val="0093289C"/>
    <w:pPr>
      <w:spacing w:before="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3289C"/>
    <w:rPr>
      <w:rFonts w:ascii="Segoe UI" w:eastAsia="Times New Roman" w:hAnsi="Segoe UI" w:cs="Segoe UI"/>
      <w:sz w:val="18"/>
      <w:szCs w:val="18"/>
    </w:rPr>
  </w:style>
  <w:style w:type="numbering" w:customStyle="1" w:styleId="StyleBulleted">
    <w:name w:val="Style Bulleted"/>
    <w:basedOn w:val="Semlista"/>
    <w:rsid w:val="0093289C"/>
    <w:pPr>
      <w:numPr>
        <w:numId w:val="2"/>
      </w:numPr>
    </w:pPr>
  </w:style>
  <w:style w:type="paragraph" w:styleId="PargrafodaLista">
    <w:name w:val="List Paragraph"/>
    <w:basedOn w:val="Normal"/>
    <w:uiPriority w:val="34"/>
    <w:qFormat/>
    <w:rsid w:val="0093289C"/>
    <w:pPr>
      <w:ind w:left="720"/>
      <w:contextualSpacing/>
    </w:pPr>
  </w:style>
  <w:style w:type="character" w:styleId="Refdecomentrio">
    <w:name w:val="annotation reference"/>
    <w:basedOn w:val="Fontepargpadro"/>
    <w:uiPriority w:val="99"/>
    <w:semiHidden/>
    <w:unhideWhenUsed/>
    <w:rsid w:val="006B6682"/>
    <w:rPr>
      <w:sz w:val="16"/>
      <w:szCs w:val="16"/>
    </w:rPr>
  </w:style>
  <w:style w:type="paragraph" w:styleId="Textodecomentrio">
    <w:name w:val="annotation text"/>
    <w:basedOn w:val="Normal"/>
    <w:link w:val="TextodecomentrioChar"/>
    <w:uiPriority w:val="99"/>
    <w:semiHidden/>
    <w:unhideWhenUsed/>
    <w:rsid w:val="006B668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6B6682"/>
    <w:rPr>
      <w:rFonts w:ascii="Minion" w:eastAsia="Times New Roman" w:hAnsi="Minion"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6B6682"/>
    <w:rPr>
      <w:b/>
      <w:bCs/>
    </w:rPr>
  </w:style>
  <w:style w:type="character" w:customStyle="1" w:styleId="AssuntodocomentrioChar">
    <w:name w:val="Assunto do comentário Char"/>
    <w:basedOn w:val="TextodecomentrioChar"/>
    <w:link w:val="Assuntodocomentrio"/>
    <w:uiPriority w:val="99"/>
    <w:semiHidden/>
    <w:rsid w:val="006B6682"/>
    <w:rPr>
      <w:rFonts w:ascii="Minion" w:eastAsia="Times New Roman" w:hAnsi="Minion" w:cs="Times New Roman"/>
      <w:b/>
      <w:bCs/>
      <w:sz w:val="20"/>
      <w:szCs w:val="20"/>
    </w:rPr>
  </w:style>
  <w:style w:type="character" w:styleId="Hyperlink">
    <w:name w:val="Hyperlink"/>
    <w:basedOn w:val="Fontepargpadro"/>
    <w:uiPriority w:val="99"/>
    <w:unhideWhenUsed/>
    <w:rsid w:val="00910768"/>
    <w:rPr>
      <w:color w:val="0563C1" w:themeColor="hyperlink"/>
      <w:u w:val="single"/>
    </w:rPr>
  </w:style>
  <w:style w:type="character" w:customStyle="1" w:styleId="MenoPendente1">
    <w:name w:val="Menção Pendente1"/>
    <w:basedOn w:val="Fontepargpadro"/>
    <w:uiPriority w:val="99"/>
    <w:semiHidden/>
    <w:unhideWhenUsed/>
    <w:rsid w:val="00910768"/>
    <w:rPr>
      <w:color w:val="605E5C"/>
      <w:shd w:val="clear" w:color="auto" w:fill="E1DFDD"/>
    </w:rPr>
  </w:style>
  <w:style w:type="paragraph" w:styleId="Textodenotaderodap">
    <w:name w:val="footnote text"/>
    <w:basedOn w:val="Normal"/>
    <w:link w:val="TextodenotaderodapChar"/>
    <w:uiPriority w:val="99"/>
    <w:semiHidden/>
    <w:unhideWhenUsed/>
    <w:rsid w:val="009F7F5A"/>
    <w:pPr>
      <w:spacing w:before="0" w:line="240" w:lineRule="auto"/>
    </w:pPr>
    <w:rPr>
      <w:sz w:val="20"/>
      <w:szCs w:val="20"/>
    </w:rPr>
  </w:style>
  <w:style w:type="character" w:customStyle="1" w:styleId="TextodenotaderodapChar">
    <w:name w:val="Texto de nota de rodapé Char"/>
    <w:basedOn w:val="Fontepargpadro"/>
    <w:link w:val="Textodenotaderodap"/>
    <w:uiPriority w:val="99"/>
    <w:semiHidden/>
    <w:rsid w:val="009F7F5A"/>
    <w:rPr>
      <w:rFonts w:ascii="Minion" w:eastAsia="Times New Roman" w:hAnsi="Minion" w:cs="Times New Roman"/>
      <w:sz w:val="20"/>
      <w:szCs w:val="20"/>
    </w:rPr>
  </w:style>
  <w:style w:type="character" w:styleId="Refdenotaderodap">
    <w:name w:val="footnote reference"/>
    <w:basedOn w:val="Fontepargpadro"/>
    <w:uiPriority w:val="99"/>
    <w:semiHidden/>
    <w:unhideWhenUsed/>
    <w:rsid w:val="009F7F5A"/>
    <w:rPr>
      <w:vertAlign w:val="superscript"/>
    </w:rPr>
  </w:style>
  <w:style w:type="character" w:customStyle="1" w:styleId="jlqj4b">
    <w:name w:val="jlqj4b"/>
    <w:basedOn w:val="Fontepargpadro"/>
    <w:rsid w:val="004D6153"/>
  </w:style>
  <w:style w:type="paragraph" w:styleId="Cabealho">
    <w:name w:val="header"/>
    <w:basedOn w:val="Normal"/>
    <w:link w:val="CabealhoChar"/>
    <w:uiPriority w:val="99"/>
    <w:unhideWhenUsed/>
    <w:rsid w:val="006C3B9E"/>
    <w:pPr>
      <w:tabs>
        <w:tab w:val="center" w:pos="4252"/>
        <w:tab w:val="right" w:pos="8504"/>
      </w:tabs>
      <w:spacing w:before="0" w:line="240" w:lineRule="auto"/>
    </w:pPr>
  </w:style>
  <w:style w:type="character" w:customStyle="1" w:styleId="CabealhoChar">
    <w:name w:val="Cabeçalho Char"/>
    <w:basedOn w:val="Fontepargpadro"/>
    <w:link w:val="Cabealho"/>
    <w:uiPriority w:val="99"/>
    <w:rsid w:val="006C3B9E"/>
    <w:rPr>
      <w:rFonts w:ascii="Minion" w:eastAsia="Times New Roman" w:hAnsi="Minion" w:cs="Times New Roman"/>
      <w:szCs w:val="24"/>
    </w:rPr>
  </w:style>
  <w:style w:type="paragraph" w:styleId="Rodap">
    <w:name w:val="footer"/>
    <w:basedOn w:val="Normal"/>
    <w:link w:val="RodapChar"/>
    <w:uiPriority w:val="99"/>
    <w:unhideWhenUsed/>
    <w:rsid w:val="006C3B9E"/>
    <w:pPr>
      <w:tabs>
        <w:tab w:val="center" w:pos="4252"/>
        <w:tab w:val="right" w:pos="8504"/>
      </w:tabs>
      <w:spacing w:before="0" w:line="240" w:lineRule="auto"/>
    </w:pPr>
  </w:style>
  <w:style w:type="character" w:customStyle="1" w:styleId="RodapChar">
    <w:name w:val="Rodapé Char"/>
    <w:basedOn w:val="Fontepargpadro"/>
    <w:link w:val="Rodap"/>
    <w:uiPriority w:val="99"/>
    <w:rsid w:val="006C3B9E"/>
    <w:rPr>
      <w:rFonts w:ascii="Minion" w:eastAsia="Times New Roman" w:hAnsi="Minio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2942380">
      <w:bodyDiv w:val="1"/>
      <w:marLeft w:val="0"/>
      <w:marRight w:val="0"/>
      <w:marTop w:val="0"/>
      <w:marBottom w:val="0"/>
      <w:divBdr>
        <w:top w:val="none" w:sz="0" w:space="0" w:color="auto"/>
        <w:left w:val="none" w:sz="0" w:space="0" w:color="auto"/>
        <w:bottom w:val="none" w:sz="0" w:space="0" w:color="auto"/>
        <w:right w:val="none" w:sz="0" w:space="0" w:color="auto"/>
      </w:divBdr>
    </w:div>
    <w:div w:id="1112481448">
      <w:bodyDiv w:val="1"/>
      <w:marLeft w:val="0"/>
      <w:marRight w:val="0"/>
      <w:marTop w:val="0"/>
      <w:marBottom w:val="0"/>
      <w:divBdr>
        <w:top w:val="none" w:sz="0" w:space="0" w:color="auto"/>
        <w:left w:val="none" w:sz="0" w:space="0" w:color="auto"/>
        <w:bottom w:val="none" w:sz="0" w:space="0" w:color="auto"/>
        <w:right w:val="none" w:sz="0" w:space="0" w:color="auto"/>
      </w:divBdr>
    </w:div>
    <w:div w:id="1338459706">
      <w:bodyDiv w:val="1"/>
      <w:marLeft w:val="0"/>
      <w:marRight w:val="0"/>
      <w:marTop w:val="0"/>
      <w:marBottom w:val="0"/>
      <w:divBdr>
        <w:top w:val="none" w:sz="0" w:space="0" w:color="auto"/>
        <w:left w:val="none" w:sz="0" w:space="0" w:color="auto"/>
        <w:bottom w:val="none" w:sz="0" w:space="0" w:color="auto"/>
        <w:right w:val="none" w:sz="0" w:space="0" w:color="auto"/>
      </w:divBdr>
    </w:div>
    <w:div w:id="1498955138">
      <w:bodyDiv w:val="1"/>
      <w:marLeft w:val="0"/>
      <w:marRight w:val="0"/>
      <w:marTop w:val="0"/>
      <w:marBottom w:val="0"/>
      <w:divBdr>
        <w:top w:val="none" w:sz="0" w:space="0" w:color="auto"/>
        <w:left w:val="none" w:sz="0" w:space="0" w:color="auto"/>
        <w:bottom w:val="none" w:sz="0" w:space="0" w:color="auto"/>
        <w:right w:val="none" w:sz="0" w:space="0" w:color="auto"/>
      </w:divBdr>
      <w:divsChild>
        <w:div w:id="605843519">
          <w:marLeft w:val="0"/>
          <w:marRight w:val="0"/>
          <w:marTop w:val="0"/>
          <w:marBottom w:val="0"/>
          <w:divBdr>
            <w:top w:val="none" w:sz="0" w:space="0" w:color="auto"/>
            <w:left w:val="none" w:sz="0" w:space="0" w:color="auto"/>
            <w:bottom w:val="none" w:sz="0" w:space="0" w:color="auto"/>
            <w:right w:val="none" w:sz="0" w:space="0" w:color="auto"/>
          </w:divBdr>
        </w:div>
        <w:div w:id="660354291">
          <w:marLeft w:val="0"/>
          <w:marRight w:val="0"/>
          <w:marTop w:val="0"/>
          <w:marBottom w:val="0"/>
          <w:divBdr>
            <w:top w:val="none" w:sz="0" w:space="0" w:color="auto"/>
            <w:left w:val="none" w:sz="0" w:space="0" w:color="auto"/>
            <w:bottom w:val="none" w:sz="0" w:space="0" w:color="auto"/>
            <w:right w:val="none" w:sz="0" w:space="0" w:color="auto"/>
          </w:divBdr>
        </w:div>
        <w:div w:id="1331326412">
          <w:marLeft w:val="0"/>
          <w:marRight w:val="0"/>
          <w:marTop w:val="0"/>
          <w:marBottom w:val="0"/>
          <w:divBdr>
            <w:top w:val="none" w:sz="0" w:space="0" w:color="auto"/>
            <w:left w:val="none" w:sz="0" w:space="0" w:color="auto"/>
            <w:bottom w:val="none" w:sz="0" w:space="0" w:color="auto"/>
            <w:right w:val="none" w:sz="0" w:space="0" w:color="auto"/>
          </w:divBdr>
          <w:divsChild>
            <w:div w:id="329715968">
              <w:marLeft w:val="0"/>
              <w:marRight w:val="0"/>
              <w:marTop w:val="0"/>
              <w:marBottom w:val="0"/>
              <w:divBdr>
                <w:top w:val="none" w:sz="0" w:space="0" w:color="auto"/>
                <w:left w:val="none" w:sz="0" w:space="0" w:color="auto"/>
                <w:bottom w:val="none" w:sz="0" w:space="0" w:color="auto"/>
                <w:right w:val="none" w:sz="0" w:space="0" w:color="auto"/>
              </w:divBdr>
            </w:div>
            <w:div w:id="830683539">
              <w:marLeft w:val="0"/>
              <w:marRight w:val="0"/>
              <w:marTop w:val="0"/>
              <w:marBottom w:val="0"/>
              <w:divBdr>
                <w:top w:val="none" w:sz="0" w:space="0" w:color="auto"/>
                <w:left w:val="none" w:sz="0" w:space="0" w:color="auto"/>
                <w:bottom w:val="none" w:sz="0" w:space="0" w:color="auto"/>
                <w:right w:val="none" w:sz="0" w:space="0" w:color="auto"/>
              </w:divBdr>
              <w:divsChild>
                <w:div w:id="452408565">
                  <w:marLeft w:val="0"/>
                  <w:marRight w:val="0"/>
                  <w:marTop w:val="0"/>
                  <w:marBottom w:val="0"/>
                  <w:divBdr>
                    <w:top w:val="none" w:sz="0" w:space="0" w:color="auto"/>
                    <w:left w:val="none" w:sz="0" w:space="0" w:color="auto"/>
                    <w:bottom w:val="none" w:sz="0" w:space="0" w:color="auto"/>
                    <w:right w:val="none" w:sz="0" w:space="0" w:color="auto"/>
                  </w:divBdr>
                </w:div>
                <w:div w:id="496262339">
                  <w:marLeft w:val="0"/>
                  <w:marRight w:val="0"/>
                  <w:marTop w:val="0"/>
                  <w:marBottom w:val="0"/>
                  <w:divBdr>
                    <w:top w:val="none" w:sz="0" w:space="0" w:color="auto"/>
                    <w:left w:val="none" w:sz="0" w:space="0" w:color="auto"/>
                    <w:bottom w:val="none" w:sz="0" w:space="0" w:color="auto"/>
                    <w:right w:val="none" w:sz="0" w:space="0" w:color="auto"/>
                  </w:divBdr>
                </w:div>
                <w:div w:id="1289896401">
                  <w:marLeft w:val="0"/>
                  <w:marRight w:val="0"/>
                  <w:marTop w:val="0"/>
                  <w:marBottom w:val="0"/>
                  <w:divBdr>
                    <w:top w:val="none" w:sz="0" w:space="0" w:color="auto"/>
                    <w:left w:val="none" w:sz="0" w:space="0" w:color="auto"/>
                    <w:bottom w:val="none" w:sz="0" w:space="0" w:color="auto"/>
                    <w:right w:val="none" w:sz="0" w:space="0" w:color="auto"/>
                  </w:divBdr>
                </w:div>
              </w:divsChild>
            </w:div>
            <w:div w:id="844325729">
              <w:marLeft w:val="0"/>
              <w:marRight w:val="0"/>
              <w:marTop w:val="0"/>
              <w:marBottom w:val="0"/>
              <w:divBdr>
                <w:top w:val="none" w:sz="0" w:space="0" w:color="auto"/>
                <w:left w:val="none" w:sz="0" w:space="0" w:color="auto"/>
                <w:bottom w:val="none" w:sz="0" w:space="0" w:color="auto"/>
                <w:right w:val="none" w:sz="0" w:space="0" w:color="auto"/>
              </w:divBdr>
            </w:div>
            <w:div w:id="845940363">
              <w:marLeft w:val="0"/>
              <w:marRight w:val="0"/>
              <w:marTop w:val="0"/>
              <w:marBottom w:val="0"/>
              <w:divBdr>
                <w:top w:val="none" w:sz="0" w:space="0" w:color="auto"/>
                <w:left w:val="none" w:sz="0" w:space="0" w:color="auto"/>
                <w:bottom w:val="none" w:sz="0" w:space="0" w:color="auto"/>
                <w:right w:val="none" w:sz="0" w:space="0" w:color="auto"/>
              </w:divBdr>
            </w:div>
            <w:div w:id="1989937727">
              <w:marLeft w:val="0"/>
              <w:marRight w:val="0"/>
              <w:marTop w:val="0"/>
              <w:marBottom w:val="0"/>
              <w:divBdr>
                <w:top w:val="none" w:sz="0" w:space="0" w:color="auto"/>
                <w:left w:val="none" w:sz="0" w:space="0" w:color="auto"/>
                <w:bottom w:val="none" w:sz="0" w:space="0" w:color="auto"/>
                <w:right w:val="none" w:sz="0" w:space="0" w:color="auto"/>
              </w:divBdr>
              <w:divsChild>
                <w:div w:id="14694881">
                  <w:marLeft w:val="0"/>
                  <w:marRight w:val="0"/>
                  <w:marTop w:val="0"/>
                  <w:marBottom w:val="0"/>
                  <w:divBdr>
                    <w:top w:val="none" w:sz="0" w:space="0" w:color="auto"/>
                    <w:left w:val="none" w:sz="0" w:space="0" w:color="auto"/>
                    <w:bottom w:val="none" w:sz="0" w:space="0" w:color="auto"/>
                    <w:right w:val="none" w:sz="0" w:space="0" w:color="auto"/>
                  </w:divBdr>
                </w:div>
                <w:div w:id="251817070">
                  <w:marLeft w:val="0"/>
                  <w:marRight w:val="0"/>
                  <w:marTop w:val="0"/>
                  <w:marBottom w:val="0"/>
                  <w:divBdr>
                    <w:top w:val="none" w:sz="0" w:space="0" w:color="auto"/>
                    <w:left w:val="none" w:sz="0" w:space="0" w:color="auto"/>
                    <w:bottom w:val="none" w:sz="0" w:space="0" w:color="auto"/>
                    <w:right w:val="none" w:sz="0" w:space="0" w:color="auto"/>
                  </w:divBdr>
                </w:div>
                <w:div w:id="706028976">
                  <w:marLeft w:val="0"/>
                  <w:marRight w:val="0"/>
                  <w:marTop w:val="0"/>
                  <w:marBottom w:val="0"/>
                  <w:divBdr>
                    <w:top w:val="none" w:sz="0" w:space="0" w:color="auto"/>
                    <w:left w:val="none" w:sz="0" w:space="0" w:color="auto"/>
                    <w:bottom w:val="none" w:sz="0" w:space="0" w:color="auto"/>
                    <w:right w:val="none" w:sz="0" w:space="0" w:color="auto"/>
                  </w:divBdr>
                  <w:divsChild>
                    <w:div w:id="161732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841030">
          <w:marLeft w:val="0"/>
          <w:marRight w:val="0"/>
          <w:marTop w:val="0"/>
          <w:marBottom w:val="0"/>
          <w:divBdr>
            <w:top w:val="none" w:sz="0" w:space="0" w:color="auto"/>
            <w:left w:val="none" w:sz="0" w:space="0" w:color="auto"/>
            <w:bottom w:val="none" w:sz="0" w:space="0" w:color="auto"/>
            <w:right w:val="none" w:sz="0" w:space="0" w:color="auto"/>
          </w:divBdr>
        </w:div>
        <w:div w:id="1844468099">
          <w:marLeft w:val="0"/>
          <w:marRight w:val="0"/>
          <w:marTop w:val="0"/>
          <w:marBottom w:val="0"/>
          <w:divBdr>
            <w:top w:val="none" w:sz="0" w:space="0" w:color="auto"/>
            <w:left w:val="none" w:sz="0" w:space="0" w:color="auto"/>
            <w:bottom w:val="none" w:sz="0" w:space="0" w:color="auto"/>
            <w:right w:val="none" w:sz="0" w:space="0" w:color="auto"/>
          </w:divBdr>
        </w:div>
      </w:divsChild>
    </w:div>
    <w:div w:id="1961571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people" Target="people.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jpg"/><Relationship Id="rId5" Type="http://schemas.openxmlformats.org/officeDocument/2006/relationships/image" Target="media/image6.png"/><Relationship Id="rId4" Type="http://schemas.openxmlformats.org/officeDocument/2006/relationships/image" Target="media/image5.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891E27-5F05-4E92-A3F9-9BF14A4B8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5</Pages>
  <Words>1191</Words>
  <Characters>6434</Characters>
  <Application>Microsoft Office Word</Application>
  <DocSecurity>0</DocSecurity>
  <Lines>53</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Luiz Rodolpho Sauret Cavalcanti de Albuquerque</dc:creator>
  <cp:keywords/>
  <dc:description/>
  <cp:lastModifiedBy>Luiz Rodolpho Sauret Cavalcanti de Albuquerque</cp:lastModifiedBy>
  <cp:revision>3</cp:revision>
  <dcterms:created xsi:type="dcterms:W3CDTF">2021-02-19T13:25:00Z</dcterms:created>
  <dcterms:modified xsi:type="dcterms:W3CDTF">2021-02-19T20:46:00Z</dcterms:modified>
</cp:coreProperties>
</file>